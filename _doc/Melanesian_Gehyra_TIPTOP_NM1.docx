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CD217A" w14:textId="0A19F486" w:rsidR="00585C39" w:rsidRPr="00BB241F" w:rsidRDefault="00B8702D" w:rsidP="00B10B84">
      <w:pPr>
        <w:spacing w:line="360" w:lineRule="auto"/>
        <w:rPr>
          <w:rFonts w:ascii="Cambria" w:hAnsi="Cambria"/>
          <w:b/>
          <w:bCs/>
        </w:rPr>
      </w:pPr>
      <w:r w:rsidRPr="00BB241F">
        <w:rPr>
          <w:rFonts w:ascii="Cambria" w:hAnsi="Cambria"/>
          <w:b/>
          <w:bCs/>
        </w:rPr>
        <w:t>Very l</w:t>
      </w:r>
      <w:r w:rsidR="00585C39" w:rsidRPr="00BB241F">
        <w:rPr>
          <w:rFonts w:ascii="Cambria" w:hAnsi="Cambria"/>
          <w:b/>
          <w:bCs/>
        </w:rPr>
        <w:t xml:space="preserve">imited dispersal and </w:t>
      </w:r>
      <w:r w:rsidR="00D67E18" w:rsidRPr="00BB241F">
        <w:rPr>
          <w:rFonts w:ascii="Cambria" w:hAnsi="Cambria"/>
          <w:b/>
          <w:bCs/>
        </w:rPr>
        <w:t>differing</w:t>
      </w:r>
      <w:r w:rsidR="00585C39" w:rsidRPr="00BB241F">
        <w:rPr>
          <w:rFonts w:ascii="Cambria" w:hAnsi="Cambria"/>
          <w:b/>
          <w:bCs/>
        </w:rPr>
        <w:t xml:space="preserve"> evolutionary</w:t>
      </w:r>
      <w:r w:rsidR="00D67E18" w:rsidRPr="00BB241F">
        <w:rPr>
          <w:rFonts w:ascii="Cambria" w:hAnsi="Cambria"/>
          <w:b/>
          <w:bCs/>
        </w:rPr>
        <w:t xml:space="preserve"> trajectories</w:t>
      </w:r>
      <w:r w:rsidR="00585C39" w:rsidRPr="00BB241F">
        <w:rPr>
          <w:rFonts w:ascii="Cambria" w:hAnsi="Cambria"/>
          <w:b/>
          <w:bCs/>
        </w:rPr>
        <w:t xml:space="preserve"> acr</w:t>
      </w:r>
      <w:r w:rsidRPr="00BB241F">
        <w:rPr>
          <w:rFonts w:ascii="Cambria" w:hAnsi="Cambria"/>
          <w:b/>
          <w:bCs/>
        </w:rPr>
        <w:t xml:space="preserve">oss proximate </w:t>
      </w:r>
      <w:r w:rsidR="00585C39" w:rsidRPr="00BB241F">
        <w:rPr>
          <w:rFonts w:ascii="Cambria" w:hAnsi="Cambria"/>
          <w:b/>
          <w:bCs/>
        </w:rPr>
        <w:t>continental and insular</w:t>
      </w:r>
      <w:r w:rsidRPr="00BB241F">
        <w:rPr>
          <w:rFonts w:ascii="Cambria" w:hAnsi="Cambria"/>
          <w:b/>
          <w:bCs/>
        </w:rPr>
        <w:t xml:space="preserve"> regions in a widespread lizard radiation (</w:t>
      </w:r>
      <w:r w:rsidRPr="00BB241F">
        <w:rPr>
          <w:rFonts w:ascii="Cambria" w:hAnsi="Cambria"/>
          <w:b/>
          <w:bCs/>
          <w:i/>
          <w:iCs/>
        </w:rPr>
        <w:t>Gehyra</w:t>
      </w:r>
      <w:r w:rsidRPr="00BB241F">
        <w:rPr>
          <w:rFonts w:ascii="Cambria" w:hAnsi="Cambria"/>
          <w:b/>
          <w:bCs/>
        </w:rPr>
        <w:t>).</w:t>
      </w:r>
    </w:p>
    <w:p w14:paraId="6A80DF52" w14:textId="77777777" w:rsidR="00585C39" w:rsidRPr="00BB241F" w:rsidRDefault="00585C39" w:rsidP="00B10B84">
      <w:pPr>
        <w:spacing w:line="360" w:lineRule="auto"/>
        <w:rPr>
          <w:rFonts w:ascii="Cambria" w:hAnsi="Cambria"/>
        </w:rPr>
      </w:pPr>
    </w:p>
    <w:p w14:paraId="08F33722" w14:textId="77777777" w:rsidR="00585C39" w:rsidRPr="00BB241F" w:rsidRDefault="00585C39" w:rsidP="00B10B84">
      <w:pPr>
        <w:spacing w:line="360" w:lineRule="auto"/>
        <w:rPr>
          <w:rFonts w:ascii="Cambria" w:hAnsi="Cambria"/>
        </w:rPr>
      </w:pPr>
    </w:p>
    <w:p w14:paraId="5CB9C030" w14:textId="4981538B" w:rsidR="003B7ACB" w:rsidRPr="00BB241F" w:rsidRDefault="003B7ACB" w:rsidP="00B10B84">
      <w:pPr>
        <w:spacing w:line="360" w:lineRule="auto"/>
        <w:rPr>
          <w:rFonts w:ascii="Cambria" w:hAnsi="Cambria"/>
        </w:rPr>
      </w:pPr>
      <w:r w:rsidRPr="00BB241F">
        <w:rPr>
          <w:rFonts w:ascii="Cambria" w:hAnsi="Cambria"/>
        </w:rPr>
        <w:t xml:space="preserve">Paul </w:t>
      </w:r>
      <w:r w:rsidR="00025860" w:rsidRPr="00BB241F">
        <w:rPr>
          <w:rFonts w:ascii="Cambria" w:hAnsi="Cambria"/>
        </w:rPr>
        <w:t xml:space="preserve">M. </w:t>
      </w:r>
      <w:r w:rsidRPr="00BB241F">
        <w:rPr>
          <w:rFonts w:ascii="Cambria" w:hAnsi="Cambria"/>
        </w:rPr>
        <w:t>Oliver</w:t>
      </w:r>
      <w:r w:rsidR="00E03D97" w:rsidRPr="00BB241F">
        <w:rPr>
          <w:rFonts w:ascii="Cambria" w:hAnsi="Cambria" w:cs="Times New Roman"/>
          <w:vertAlign w:val="superscript"/>
        </w:rPr>
        <w:t>1</w:t>
      </w:r>
      <w:r w:rsidRPr="00BB241F">
        <w:rPr>
          <w:rFonts w:ascii="Cambria" w:hAnsi="Cambria"/>
        </w:rPr>
        <w:t>, Rebecca</w:t>
      </w:r>
      <w:r w:rsidR="00025860" w:rsidRPr="00BB241F">
        <w:rPr>
          <w:rFonts w:ascii="Cambria" w:hAnsi="Cambria"/>
        </w:rPr>
        <w:t xml:space="preserve"> J.</w:t>
      </w:r>
      <w:r w:rsidRPr="00BB241F">
        <w:rPr>
          <w:rFonts w:ascii="Cambria" w:hAnsi="Cambria"/>
        </w:rPr>
        <w:t xml:space="preserve"> Laver</w:t>
      </w:r>
      <w:r w:rsidR="00E03D97" w:rsidRPr="00BB241F">
        <w:rPr>
          <w:rFonts w:ascii="Cambria" w:hAnsi="Cambria" w:cs="Times New Roman"/>
          <w:vertAlign w:val="superscript"/>
        </w:rPr>
        <w:t>2</w:t>
      </w:r>
      <w:r w:rsidRPr="00BB241F">
        <w:rPr>
          <w:rFonts w:ascii="Cambria" w:hAnsi="Cambria"/>
        </w:rPr>
        <w:t>, Mi</w:t>
      </w:r>
      <w:r w:rsidR="00025860" w:rsidRPr="00BB241F">
        <w:rPr>
          <w:rFonts w:ascii="Cambria" w:hAnsi="Cambria"/>
        </w:rPr>
        <w:t>chael S.Y</w:t>
      </w:r>
      <w:r w:rsidR="003147EC" w:rsidRPr="00BB241F">
        <w:rPr>
          <w:rFonts w:ascii="Cambria" w:hAnsi="Cambria"/>
        </w:rPr>
        <w:t>.</w:t>
      </w:r>
      <w:r w:rsidRPr="00BB241F">
        <w:rPr>
          <w:rFonts w:ascii="Cambria" w:hAnsi="Cambria"/>
        </w:rPr>
        <w:t xml:space="preserve"> Lee</w:t>
      </w:r>
      <w:r w:rsidR="00E03D97" w:rsidRPr="00BB241F">
        <w:rPr>
          <w:rFonts w:ascii="Cambria" w:hAnsi="Cambria" w:cs="Times New Roman"/>
          <w:vertAlign w:val="superscript"/>
        </w:rPr>
        <w:t>3</w:t>
      </w:r>
      <w:r w:rsidRPr="00BB241F">
        <w:rPr>
          <w:rFonts w:ascii="Cambria" w:hAnsi="Cambria"/>
        </w:rPr>
        <w:t>, Fred Kraus</w:t>
      </w:r>
      <w:r w:rsidR="00DD18D5" w:rsidRPr="00BB241F">
        <w:rPr>
          <w:rFonts w:ascii="Cambria" w:hAnsi="Cambria" w:cs="Times New Roman"/>
          <w:vertAlign w:val="superscript"/>
        </w:rPr>
        <w:t>4</w:t>
      </w:r>
      <w:r w:rsidRPr="00BB241F">
        <w:rPr>
          <w:rFonts w:ascii="Cambria" w:hAnsi="Cambria"/>
        </w:rPr>
        <w:t xml:space="preserve">, </w:t>
      </w:r>
      <w:del w:id="0" w:author="Nicholas Matzke" w:date="2025-09-06T12:07:00Z" w16du:dateUtc="2025-09-06T00:07:00Z">
        <w:r w:rsidR="0083514C" w:rsidRPr="00BB241F" w:rsidDel="00B46F15">
          <w:rPr>
            <w:rFonts w:ascii="Cambria" w:hAnsi="Cambria"/>
          </w:rPr>
          <w:delText xml:space="preserve">Nick </w:delText>
        </w:r>
      </w:del>
      <w:ins w:id="1" w:author="Nicholas Matzke" w:date="2025-09-06T12:07:00Z" w16du:dateUtc="2025-09-06T00:07:00Z">
        <w:r w:rsidR="00B46F15" w:rsidRPr="00BB241F">
          <w:rPr>
            <w:rFonts w:ascii="Cambria" w:hAnsi="Cambria"/>
          </w:rPr>
          <w:t>Nic</w:t>
        </w:r>
        <w:r w:rsidR="00B46F15">
          <w:rPr>
            <w:rFonts w:ascii="Cambria" w:hAnsi="Cambria"/>
          </w:rPr>
          <w:t>holas J.</w:t>
        </w:r>
        <w:r w:rsidR="00B46F15" w:rsidRPr="00BB241F">
          <w:rPr>
            <w:rFonts w:ascii="Cambria" w:hAnsi="Cambria"/>
          </w:rPr>
          <w:t xml:space="preserve"> </w:t>
        </w:r>
      </w:ins>
      <w:r w:rsidR="0083514C" w:rsidRPr="00BB241F">
        <w:rPr>
          <w:rFonts w:ascii="Cambria" w:hAnsi="Cambria"/>
        </w:rPr>
        <w:t>Matzke</w:t>
      </w:r>
      <w:r w:rsidR="00DD18D5" w:rsidRPr="00BB241F">
        <w:rPr>
          <w:rFonts w:ascii="Cambria" w:hAnsi="Cambria" w:cs="Times New Roman"/>
          <w:vertAlign w:val="superscript"/>
        </w:rPr>
        <w:t>5</w:t>
      </w:r>
      <w:r w:rsidR="0083514C" w:rsidRPr="00BB241F">
        <w:rPr>
          <w:rFonts w:ascii="Cambria" w:hAnsi="Cambria"/>
        </w:rPr>
        <w:t xml:space="preserve">, </w:t>
      </w:r>
      <w:r w:rsidRPr="00BB241F">
        <w:rPr>
          <w:rFonts w:ascii="Cambria" w:hAnsi="Cambria"/>
        </w:rPr>
        <w:t>Chris</w:t>
      </w:r>
      <w:r w:rsidR="00D565C9" w:rsidRPr="00BB241F">
        <w:rPr>
          <w:rFonts w:ascii="Cambria" w:hAnsi="Cambria"/>
        </w:rPr>
        <w:t>topher C.</w:t>
      </w:r>
      <w:r w:rsidRPr="00BB241F">
        <w:rPr>
          <w:rFonts w:ascii="Cambria" w:hAnsi="Cambria"/>
        </w:rPr>
        <w:t xml:space="preserve"> Austin</w:t>
      </w:r>
      <w:r w:rsidR="00DD18D5" w:rsidRPr="00BB241F">
        <w:rPr>
          <w:rFonts w:ascii="Cambria" w:hAnsi="Cambria" w:cs="Times New Roman"/>
          <w:vertAlign w:val="superscript"/>
        </w:rPr>
        <w:t>6</w:t>
      </w:r>
      <w:r w:rsidRPr="00BB241F">
        <w:rPr>
          <w:rFonts w:ascii="Cambria" w:hAnsi="Cambria"/>
        </w:rPr>
        <w:t>, Robert</w:t>
      </w:r>
      <w:r w:rsidR="00106230" w:rsidRPr="00BB241F">
        <w:rPr>
          <w:rFonts w:ascii="Cambria" w:hAnsi="Cambria"/>
        </w:rPr>
        <w:t xml:space="preserve"> N.</w:t>
      </w:r>
      <w:r w:rsidRPr="00BB241F">
        <w:rPr>
          <w:rFonts w:ascii="Cambria" w:hAnsi="Cambria"/>
        </w:rPr>
        <w:t xml:space="preserve"> Fisher</w:t>
      </w:r>
      <w:r w:rsidR="00DD18D5" w:rsidRPr="00BB241F">
        <w:rPr>
          <w:rFonts w:ascii="Cambria" w:hAnsi="Cambria" w:cs="Times New Roman"/>
          <w:vertAlign w:val="superscript"/>
        </w:rPr>
        <w:t>7</w:t>
      </w:r>
      <w:r w:rsidRPr="00BB241F">
        <w:rPr>
          <w:rFonts w:ascii="Cambria" w:hAnsi="Cambria"/>
        </w:rPr>
        <w:t xml:space="preserve">, Craig </w:t>
      </w:r>
      <w:r w:rsidR="00025860" w:rsidRPr="00BB241F">
        <w:rPr>
          <w:rFonts w:ascii="Cambria" w:hAnsi="Cambria"/>
        </w:rPr>
        <w:t>C</w:t>
      </w:r>
      <w:r w:rsidR="003147EC" w:rsidRPr="00BB241F">
        <w:rPr>
          <w:rFonts w:ascii="Cambria" w:hAnsi="Cambria"/>
        </w:rPr>
        <w:t>.</w:t>
      </w:r>
      <w:r w:rsidR="00025860" w:rsidRPr="00BB241F">
        <w:rPr>
          <w:rFonts w:ascii="Cambria" w:hAnsi="Cambria"/>
        </w:rPr>
        <w:t xml:space="preserve"> </w:t>
      </w:r>
      <w:r w:rsidRPr="00BB241F">
        <w:rPr>
          <w:rFonts w:ascii="Cambria" w:hAnsi="Cambria"/>
        </w:rPr>
        <w:t>Moritz</w:t>
      </w:r>
      <w:r w:rsidR="00DF7BC7" w:rsidRPr="00BB241F">
        <w:rPr>
          <w:rFonts w:ascii="Cambria" w:hAnsi="Cambria" w:cs="Times New Roman"/>
          <w:vertAlign w:val="superscript"/>
        </w:rPr>
        <w:t>2</w:t>
      </w:r>
      <w:r w:rsidR="00921B59" w:rsidRPr="00BB241F">
        <w:rPr>
          <w:rFonts w:ascii="Cambria" w:hAnsi="Cambria"/>
        </w:rPr>
        <w:t xml:space="preserve"> </w:t>
      </w:r>
      <w:r w:rsidR="00D4520D" w:rsidRPr="00BB241F">
        <w:rPr>
          <w:rFonts w:ascii="Cambria" w:hAnsi="Cambria"/>
        </w:rPr>
        <w:t xml:space="preserve"> </w:t>
      </w:r>
    </w:p>
    <w:p w14:paraId="342BD68C" w14:textId="77777777" w:rsidR="00D34CDB" w:rsidRPr="00BB241F" w:rsidRDefault="00D34CDB" w:rsidP="00B10B84">
      <w:pPr>
        <w:spacing w:line="360" w:lineRule="auto"/>
        <w:rPr>
          <w:rFonts w:ascii="Cambria" w:hAnsi="Cambria"/>
        </w:rPr>
      </w:pPr>
    </w:p>
    <w:p w14:paraId="5BBC4D34" w14:textId="064DF190" w:rsidR="00DF7BC7" w:rsidRPr="00BB241F" w:rsidRDefault="00E03D97" w:rsidP="00B10B84">
      <w:pPr>
        <w:spacing w:line="360" w:lineRule="auto"/>
        <w:rPr>
          <w:rFonts w:ascii="Cambria" w:hAnsi="Cambria" w:cs="Times New Roman"/>
        </w:rPr>
      </w:pPr>
      <w:r w:rsidRPr="00BB241F">
        <w:rPr>
          <w:rFonts w:ascii="Cambria" w:hAnsi="Cambria" w:cs="Times New Roman"/>
          <w:vertAlign w:val="superscript"/>
        </w:rPr>
        <w:t>1</w:t>
      </w:r>
      <w:r w:rsidRPr="00BB241F">
        <w:rPr>
          <w:rFonts w:ascii="Cambria" w:hAnsi="Cambria" w:cs="Times New Roman"/>
        </w:rPr>
        <w:t xml:space="preserve">School of Environment and Science, Griffith University, 170 </w:t>
      </w:r>
      <w:proofErr w:type="spellStart"/>
      <w:r w:rsidRPr="00BB241F">
        <w:rPr>
          <w:rFonts w:ascii="Cambria" w:hAnsi="Cambria" w:cs="Times New Roman"/>
        </w:rPr>
        <w:t>Kessels</w:t>
      </w:r>
      <w:proofErr w:type="spellEnd"/>
      <w:r w:rsidRPr="00BB241F">
        <w:rPr>
          <w:rFonts w:ascii="Cambria" w:hAnsi="Cambria" w:cs="Times New Roman"/>
        </w:rPr>
        <w:t xml:space="preserve"> Rd, Nathan, Queensland 4111, Australia and Biodiversity and Geosciences Program, Queensland Museum, South Brisbane, Queensland 4101, Australia</w:t>
      </w:r>
    </w:p>
    <w:p w14:paraId="610B0CC1" w14:textId="77777777" w:rsidR="00DF7BC7" w:rsidRPr="00BB241F" w:rsidRDefault="00DF7BC7" w:rsidP="00B10B84">
      <w:pPr>
        <w:spacing w:line="360" w:lineRule="auto"/>
        <w:rPr>
          <w:rFonts w:ascii="Cambria" w:hAnsi="Cambria"/>
        </w:rPr>
      </w:pPr>
    </w:p>
    <w:p w14:paraId="5219BAED" w14:textId="05314998" w:rsidR="00B52E88" w:rsidRPr="00BB241F" w:rsidRDefault="00DF7BC7" w:rsidP="00B10B84">
      <w:pPr>
        <w:spacing w:line="360" w:lineRule="auto"/>
        <w:rPr>
          <w:rFonts w:ascii="Cambria" w:hAnsi="Cambria"/>
        </w:rPr>
      </w:pPr>
      <w:r w:rsidRPr="00BB241F">
        <w:rPr>
          <w:rFonts w:ascii="Cambria" w:hAnsi="Cambria" w:cs="Times New Roman"/>
          <w:vertAlign w:val="superscript"/>
        </w:rPr>
        <w:t>2</w:t>
      </w:r>
      <w:r w:rsidR="00B52E88" w:rsidRPr="00BB241F">
        <w:rPr>
          <w:rFonts w:ascii="Cambria" w:hAnsi="Cambria" w:cs="Times New Roman"/>
        </w:rPr>
        <w:t xml:space="preserve"> Division of Ecology and Evolution, Research School of Biology, and Centre for Biodiversity Analysis, The Australian National University, Building 116, Daley Road, Acton, ACT 2601, Australia</w:t>
      </w:r>
    </w:p>
    <w:p w14:paraId="081239AD" w14:textId="77777777" w:rsidR="00DF7BC7" w:rsidRPr="00BB241F" w:rsidRDefault="00DF7BC7" w:rsidP="00B10B84">
      <w:pPr>
        <w:spacing w:line="360" w:lineRule="auto"/>
        <w:rPr>
          <w:rFonts w:ascii="Cambria" w:hAnsi="Cambria"/>
        </w:rPr>
      </w:pPr>
    </w:p>
    <w:p w14:paraId="2E326B1D" w14:textId="73C2B95C" w:rsidR="00B52E88" w:rsidRPr="00BB241F" w:rsidRDefault="00DF7BC7" w:rsidP="00B10B84">
      <w:pPr>
        <w:spacing w:line="360" w:lineRule="auto"/>
        <w:rPr>
          <w:rFonts w:ascii="Cambria" w:hAnsi="Cambria"/>
        </w:rPr>
      </w:pPr>
      <w:r w:rsidRPr="00BB241F">
        <w:rPr>
          <w:rFonts w:ascii="Cambria" w:hAnsi="Cambria" w:cs="Times New Roman"/>
          <w:vertAlign w:val="superscript"/>
        </w:rPr>
        <w:t>3</w:t>
      </w:r>
      <w:r w:rsidR="00B52E88" w:rsidRPr="00BB241F">
        <w:rPr>
          <w:rFonts w:ascii="Cambria" w:hAnsi="Cambria"/>
        </w:rPr>
        <w:t>South Australian Museum, North Terrace, Adelaide, SA 5000, Australia and College of Science and Engineering, Flinders University, Adelaide, SA 5042, Australia</w:t>
      </w:r>
    </w:p>
    <w:p w14:paraId="4B98DBD4" w14:textId="77777777" w:rsidR="00821ECE" w:rsidRPr="00BB241F" w:rsidRDefault="00821ECE" w:rsidP="00B10B84">
      <w:pPr>
        <w:spacing w:line="360" w:lineRule="auto"/>
        <w:rPr>
          <w:rFonts w:ascii="Cambria" w:hAnsi="Cambria"/>
        </w:rPr>
      </w:pPr>
    </w:p>
    <w:p w14:paraId="3DDDCA9A" w14:textId="3EE7B98F" w:rsidR="00E03D97" w:rsidRPr="00BB241F" w:rsidRDefault="00B52E88" w:rsidP="00B10B84">
      <w:pPr>
        <w:spacing w:line="360" w:lineRule="auto"/>
        <w:rPr>
          <w:rFonts w:ascii="Cambria" w:hAnsi="Cambria"/>
        </w:rPr>
      </w:pPr>
      <w:r w:rsidRPr="00BB241F">
        <w:rPr>
          <w:rFonts w:ascii="Cambria" w:hAnsi="Cambria" w:cs="Times New Roman"/>
          <w:vertAlign w:val="superscript"/>
        </w:rPr>
        <w:t>4</w:t>
      </w:r>
      <w:r w:rsidR="00E03D97" w:rsidRPr="00BB241F">
        <w:rPr>
          <w:rFonts w:ascii="Cambria" w:hAnsi="Cambria"/>
        </w:rPr>
        <w:t>Department of Ecology and Evolutionary Biology, University of Michigan</w:t>
      </w:r>
    </w:p>
    <w:p w14:paraId="75C82DFE" w14:textId="319481F9" w:rsidR="00E03D97" w:rsidRPr="00BB241F" w:rsidRDefault="00E03D97" w:rsidP="00B10B84">
      <w:pPr>
        <w:spacing w:line="360" w:lineRule="auto"/>
        <w:rPr>
          <w:rFonts w:ascii="Cambria" w:hAnsi="Cambria"/>
        </w:rPr>
      </w:pPr>
      <w:r w:rsidRPr="00BB241F">
        <w:rPr>
          <w:rFonts w:ascii="Cambria" w:hAnsi="Cambria"/>
        </w:rPr>
        <w:t>Ann Arbor, MI 48109, U.S.A</w:t>
      </w:r>
    </w:p>
    <w:p w14:paraId="5B556361" w14:textId="77777777" w:rsidR="00D565C9" w:rsidRPr="00BB241F" w:rsidRDefault="00D565C9" w:rsidP="00B10B84">
      <w:pPr>
        <w:spacing w:line="360" w:lineRule="auto"/>
        <w:rPr>
          <w:rFonts w:ascii="Cambria" w:hAnsi="Cambria"/>
        </w:rPr>
      </w:pPr>
    </w:p>
    <w:p w14:paraId="21530F7B" w14:textId="478B6403" w:rsidR="00B52E88" w:rsidRPr="00BB241F" w:rsidRDefault="00B52E88" w:rsidP="00B10B84">
      <w:pPr>
        <w:spacing w:line="360" w:lineRule="auto"/>
        <w:rPr>
          <w:rFonts w:ascii="Cambria" w:hAnsi="Cambria"/>
        </w:rPr>
      </w:pPr>
      <w:r w:rsidRPr="00BB241F">
        <w:rPr>
          <w:rFonts w:ascii="Cambria" w:hAnsi="Cambria" w:cs="Times New Roman"/>
          <w:vertAlign w:val="superscript"/>
        </w:rPr>
        <w:t>5</w:t>
      </w:r>
      <w:r w:rsidRPr="00BB241F">
        <w:rPr>
          <w:rStyle w:val="accordion-tabbedtab-mobile"/>
          <w:rFonts w:ascii="Cambria" w:hAnsi="Cambria"/>
        </w:rPr>
        <w:t>School of Biological Sciences, University of Auckland, Auckland, New Zealand</w:t>
      </w:r>
    </w:p>
    <w:p w14:paraId="5DFB4BD4" w14:textId="77777777" w:rsidR="00E03D97" w:rsidRPr="00BB241F" w:rsidRDefault="00E03D97" w:rsidP="00B10B84">
      <w:pPr>
        <w:spacing w:line="360" w:lineRule="auto"/>
        <w:rPr>
          <w:rFonts w:ascii="Cambria" w:hAnsi="Cambria"/>
        </w:rPr>
      </w:pPr>
    </w:p>
    <w:p w14:paraId="2C4102DF" w14:textId="023BFFD8" w:rsidR="00D565C9" w:rsidRPr="00BB241F" w:rsidRDefault="00B52E88" w:rsidP="00B10B84">
      <w:pPr>
        <w:spacing w:line="360" w:lineRule="auto"/>
        <w:rPr>
          <w:rFonts w:ascii="Cambria" w:hAnsi="Cambria"/>
        </w:rPr>
      </w:pPr>
      <w:r w:rsidRPr="00BB241F">
        <w:rPr>
          <w:rFonts w:ascii="Cambria" w:hAnsi="Cambria"/>
          <w:vertAlign w:val="superscript"/>
        </w:rPr>
        <w:t>6</w:t>
      </w:r>
      <w:r w:rsidR="00D565C9" w:rsidRPr="00BB241F">
        <w:rPr>
          <w:rFonts w:ascii="Cambria" w:hAnsi="Cambria"/>
        </w:rPr>
        <w:t>Museum of Natural Science and Department of Biological Sciences, Louisiana State University, Baton Rouge, LA 70803, USA</w:t>
      </w:r>
    </w:p>
    <w:p w14:paraId="3248A4AE" w14:textId="77777777" w:rsidR="00E03D97" w:rsidRPr="00BB241F" w:rsidRDefault="00E03D97" w:rsidP="00B10B84">
      <w:pPr>
        <w:spacing w:line="360" w:lineRule="auto"/>
        <w:rPr>
          <w:rFonts w:ascii="Cambria" w:hAnsi="Cambria"/>
          <w:i/>
          <w:iCs/>
        </w:rPr>
      </w:pPr>
    </w:p>
    <w:p w14:paraId="72426292" w14:textId="043A6B35" w:rsidR="00E03D97" w:rsidRPr="00BB241F" w:rsidRDefault="00B52E88" w:rsidP="00B10B84">
      <w:pPr>
        <w:spacing w:line="360" w:lineRule="auto"/>
        <w:rPr>
          <w:rFonts w:ascii="Cambria" w:hAnsi="Cambria"/>
          <w:i/>
          <w:iCs/>
        </w:rPr>
      </w:pPr>
      <w:r w:rsidRPr="00BB241F">
        <w:rPr>
          <w:rFonts w:ascii="Cambria" w:hAnsi="Cambria"/>
          <w:vertAlign w:val="superscript"/>
        </w:rPr>
        <w:t>7</w:t>
      </w:r>
      <w:r w:rsidRPr="00BB241F">
        <w:rPr>
          <w:rFonts w:ascii="Cambria" w:hAnsi="Cambria"/>
          <w:i/>
          <w:iCs/>
        </w:rPr>
        <w:t>Western Ecological Research Center, U.S. Geological Survey, San Diego, CA, USA</w:t>
      </w:r>
    </w:p>
    <w:p w14:paraId="11B62F21" w14:textId="77777777" w:rsidR="00D565C9" w:rsidRPr="00BB241F" w:rsidRDefault="00D565C9" w:rsidP="00B10B84">
      <w:pPr>
        <w:spacing w:line="360" w:lineRule="auto"/>
        <w:rPr>
          <w:rFonts w:ascii="Cambria" w:hAnsi="Cambria"/>
        </w:rPr>
      </w:pPr>
    </w:p>
    <w:p w14:paraId="3E83EB81" w14:textId="77777777" w:rsidR="00B52E88" w:rsidRPr="00BB241F" w:rsidRDefault="00B52E88" w:rsidP="00B10B84">
      <w:pPr>
        <w:spacing w:line="360" w:lineRule="auto"/>
        <w:rPr>
          <w:rFonts w:ascii="Cambria" w:hAnsi="Cambria" w:cs="Times New Roman"/>
          <w:bCs/>
        </w:rPr>
      </w:pPr>
      <w:r w:rsidRPr="00BB241F">
        <w:rPr>
          <w:rFonts w:ascii="Cambria" w:hAnsi="Cambria" w:cs="Times New Roman"/>
          <w:vertAlign w:val="superscript"/>
        </w:rPr>
        <w:t>*</w:t>
      </w:r>
      <w:r w:rsidRPr="00BB241F">
        <w:rPr>
          <w:rFonts w:ascii="Cambria" w:hAnsi="Cambria" w:cs="Times New Roman"/>
          <w:bCs/>
        </w:rPr>
        <w:t>Corresponding author: p.oliver@griffith.edu.au</w:t>
      </w:r>
    </w:p>
    <w:p w14:paraId="69514DE2" w14:textId="77777777" w:rsidR="00B52E88" w:rsidRPr="00BB241F" w:rsidRDefault="00B52E88" w:rsidP="00B10B84">
      <w:pPr>
        <w:spacing w:line="360" w:lineRule="auto"/>
        <w:rPr>
          <w:rFonts w:ascii="Cambria" w:hAnsi="Cambria"/>
        </w:rPr>
      </w:pPr>
    </w:p>
    <w:p w14:paraId="0D2E7D29" w14:textId="77777777" w:rsidR="00B52E88" w:rsidRPr="00BB241F" w:rsidRDefault="00B52E88" w:rsidP="00B10B84">
      <w:pPr>
        <w:spacing w:line="360" w:lineRule="auto"/>
        <w:rPr>
          <w:rFonts w:ascii="Cambria" w:hAnsi="Cambria"/>
        </w:rPr>
      </w:pPr>
    </w:p>
    <w:p w14:paraId="23FC4850" w14:textId="16A93A42" w:rsidR="00272FC1" w:rsidRPr="00BB241F" w:rsidRDefault="00272FC1" w:rsidP="00B10B84">
      <w:pPr>
        <w:spacing w:line="360" w:lineRule="auto"/>
        <w:rPr>
          <w:rFonts w:ascii="Cambria" w:hAnsi="Cambria"/>
          <w:b/>
          <w:bCs/>
        </w:rPr>
      </w:pPr>
      <w:r w:rsidRPr="00BB241F">
        <w:rPr>
          <w:rFonts w:ascii="Cambria" w:hAnsi="Cambria"/>
          <w:b/>
          <w:bCs/>
        </w:rPr>
        <w:lastRenderedPageBreak/>
        <w:t xml:space="preserve">Abstract. </w:t>
      </w:r>
    </w:p>
    <w:p w14:paraId="594D6298" w14:textId="77777777" w:rsidR="00272FC1" w:rsidRPr="00BB241F" w:rsidRDefault="00272FC1" w:rsidP="00B10B84">
      <w:pPr>
        <w:spacing w:line="360" w:lineRule="auto"/>
        <w:rPr>
          <w:rFonts w:ascii="Cambria" w:hAnsi="Cambria"/>
        </w:rPr>
      </w:pPr>
    </w:p>
    <w:p w14:paraId="5ACD7B10" w14:textId="0FF1EC66" w:rsidR="002919A1" w:rsidRPr="00BB241F" w:rsidRDefault="004D469C" w:rsidP="00B10B84">
      <w:pPr>
        <w:spacing w:line="360" w:lineRule="auto"/>
        <w:rPr>
          <w:rFonts w:ascii="Cambria" w:hAnsi="Cambria"/>
        </w:rPr>
      </w:pPr>
      <w:r w:rsidRPr="00BB241F">
        <w:rPr>
          <w:rFonts w:ascii="Cambria" w:hAnsi="Cambria"/>
        </w:rPr>
        <w:t>The probability of biotic dispersal between regions is likely to be mediated by a suite of geographic, environmental and biotic factors, and may vary greatly across taxa. Australia and Melanesia</w:t>
      </w:r>
      <w:r w:rsidR="00D565C9" w:rsidRPr="00BB241F">
        <w:rPr>
          <w:rFonts w:ascii="Cambria" w:hAnsi="Cambria"/>
        </w:rPr>
        <w:t xml:space="preserve">, </w:t>
      </w:r>
      <w:r w:rsidRPr="00BB241F">
        <w:rPr>
          <w:rFonts w:ascii="Cambria" w:hAnsi="Cambria"/>
        </w:rPr>
        <w:t>centred on New Guinea</w:t>
      </w:r>
      <w:r w:rsidR="00D565C9" w:rsidRPr="00BB241F">
        <w:rPr>
          <w:rFonts w:ascii="Cambria" w:hAnsi="Cambria"/>
        </w:rPr>
        <w:t>,</w:t>
      </w:r>
      <w:r w:rsidRPr="00BB241F">
        <w:rPr>
          <w:rFonts w:ascii="Cambria" w:hAnsi="Cambria"/>
        </w:rPr>
        <w:t xml:space="preserve"> are geographically proximate regions </w:t>
      </w:r>
      <w:r w:rsidR="00CE4167" w:rsidRPr="00BB241F">
        <w:rPr>
          <w:rFonts w:ascii="Cambria" w:hAnsi="Cambria"/>
        </w:rPr>
        <w:t>that show broadly</w:t>
      </w:r>
      <w:r w:rsidRPr="00BB241F">
        <w:rPr>
          <w:rFonts w:ascii="Cambria" w:hAnsi="Cambria"/>
        </w:rPr>
        <w:t xml:space="preserve"> differing environments and histories, providing an opportunity to </w:t>
      </w:r>
      <w:r w:rsidR="0020515E" w:rsidRPr="00BB241F">
        <w:rPr>
          <w:rFonts w:ascii="Cambria" w:hAnsi="Cambria"/>
        </w:rPr>
        <w:t>document how</w:t>
      </w:r>
      <w:r w:rsidRPr="00BB241F">
        <w:rPr>
          <w:rFonts w:ascii="Cambria" w:hAnsi="Cambria"/>
        </w:rPr>
        <w:t xml:space="preserve"> </w:t>
      </w:r>
      <w:r w:rsidR="00CE4167" w:rsidRPr="00BB241F">
        <w:rPr>
          <w:rFonts w:ascii="Cambria" w:hAnsi="Cambria"/>
        </w:rPr>
        <w:t xml:space="preserve">environmental variation </w:t>
      </w:r>
      <w:r w:rsidR="0020515E" w:rsidRPr="00BB241F">
        <w:rPr>
          <w:rFonts w:ascii="Cambria" w:hAnsi="Cambria"/>
        </w:rPr>
        <w:t xml:space="preserve">may </w:t>
      </w:r>
      <w:r w:rsidR="00CE4167" w:rsidRPr="00BB241F">
        <w:rPr>
          <w:rFonts w:ascii="Cambria" w:hAnsi="Cambria"/>
        </w:rPr>
        <w:t>interact with geographic proximity in shaping dispersal and evolution</w:t>
      </w:r>
      <w:r w:rsidRPr="00BB241F">
        <w:rPr>
          <w:rFonts w:ascii="Cambria" w:hAnsi="Cambria"/>
        </w:rPr>
        <w:t xml:space="preserve">. </w:t>
      </w:r>
      <w:r w:rsidR="0020515E" w:rsidRPr="00BB241F">
        <w:rPr>
          <w:rFonts w:ascii="Cambria" w:hAnsi="Cambria"/>
        </w:rPr>
        <w:t>Here</w:t>
      </w:r>
      <w:r w:rsidR="009B69E5" w:rsidRPr="00BB241F">
        <w:rPr>
          <w:rFonts w:ascii="Cambria" w:hAnsi="Cambria"/>
        </w:rPr>
        <w:t>,</w:t>
      </w:r>
      <w:r w:rsidR="0020515E" w:rsidRPr="00BB241F">
        <w:rPr>
          <w:rFonts w:ascii="Cambria" w:hAnsi="Cambria"/>
        </w:rPr>
        <w:t xml:space="preserve"> we present a phylogenomic framework and analysis of dispersal history for geckos in the genus </w:t>
      </w:r>
      <w:r w:rsidR="0020515E" w:rsidRPr="00BB241F">
        <w:rPr>
          <w:rFonts w:ascii="Cambria" w:hAnsi="Cambria"/>
          <w:i/>
          <w:iCs/>
        </w:rPr>
        <w:t>Gehyra</w:t>
      </w:r>
      <w:r w:rsidR="0020515E" w:rsidRPr="00BB241F">
        <w:rPr>
          <w:rFonts w:ascii="Cambria" w:hAnsi="Cambria"/>
        </w:rPr>
        <w:t xml:space="preserve">, a radiation of ~70 species that </w:t>
      </w:r>
      <w:r w:rsidR="00CE4167" w:rsidRPr="00BB241F">
        <w:rPr>
          <w:rFonts w:ascii="Cambria" w:hAnsi="Cambria"/>
        </w:rPr>
        <w:t xml:space="preserve">occur </w:t>
      </w:r>
      <w:r w:rsidR="0020515E" w:rsidRPr="00BB241F">
        <w:rPr>
          <w:rFonts w:ascii="Cambria" w:hAnsi="Cambria"/>
        </w:rPr>
        <w:t>across Australia</w:t>
      </w:r>
      <w:r w:rsidR="00834FFC" w:rsidRPr="00BB241F">
        <w:rPr>
          <w:rFonts w:ascii="Cambria" w:hAnsi="Cambria"/>
        </w:rPr>
        <w:t>,</w:t>
      </w:r>
      <w:r w:rsidR="0020515E" w:rsidRPr="00BB241F">
        <w:rPr>
          <w:rFonts w:ascii="Cambria" w:hAnsi="Cambria"/>
        </w:rPr>
        <w:t xml:space="preserve"> Melanesia, and other nearby regions.</w:t>
      </w:r>
      <w:r w:rsidRPr="00BB241F">
        <w:rPr>
          <w:rFonts w:ascii="Cambria" w:hAnsi="Cambria"/>
        </w:rPr>
        <w:t xml:space="preserve"> Despite</w:t>
      </w:r>
      <w:r w:rsidR="0020515E" w:rsidRPr="00BB241F">
        <w:rPr>
          <w:rFonts w:ascii="Cambria" w:hAnsi="Cambria"/>
        </w:rPr>
        <w:t xml:space="preserve"> an</w:t>
      </w:r>
      <w:r w:rsidRPr="00BB241F">
        <w:rPr>
          <w:rFonts w:ascii="Cambria" w:hAnsi="Cambria"/>
        </w:rPr>
        <w:t xml:space="preserve"> evident</w:t>
      </w:r>
      <w:r w:rsidR="0020515E" w:rsidRPr="00BB241F">
        <w:rPr>
          <w:rFonts w:ascii="Cambria" w:hAnsi="Cambria"/>
        </w:rPr>
        <w:t xml:space="preserve"> history and</w:t>
      </w:r>
      <w:r w:rsidRPr="00BB241F">
        <w:rPr>
          <w:rFonts w:ascii="Cambria" w:hAnsi="Cambria"/>
        </w:rPr>
        <w:t xml:space="preserve"> ability to disperse over</w:t>
      </w:r>
      <w:r w:rsidR="009B69E5" w:rsidRPr="00BB241F">
        <w:rPr>
          <w:rFonts w:ascii="Cambria" w:hAnsi="Cambria"/>
        </w:rPr>
        <w:t xml:space="preserve"> </w:t>
      </w:r>
      <w:r w:rsidRPr="00BB241F">
        <w:rPr>
          <w:rFonts w:ascii="Cambria" w:hAnsi="Cambria"/>
        </w:rPr>
        <w:t xml:space="preserve">water in at least some </w:t>
      </w:r>
      <w:r w:rsidR="00CE4167" w:rsidRPr="00BB241F">
        <w:rPr>
          <w:rFonts w:ascii="Cambria" w:hAnsi="Cambria"/>
        </w:rPr>
        <w:t>species groups</w:t>
      </w:r>
      <w:r w:rsidRPr="00BB241F">
        <w:rPr>
          <w:rFonts w:ascii="Cambria" w:hAnsi="Cambria"/>
        </w:rPr>
        <w:t xml:space="preserve">, we find evidence for very low rates of historical dispersal between </w:t>
      </w:r>
      <w:r w:rsidR="0020515E" w:rsidRPr="00BB241F">
        <w:rPr>
          <w:rFonts w:ascii="Cambria" w:hAnsi="Cambria"/>
        </w:rPr>
        <w:t xml:space="preserve">Australia and Melanesia and no evidence of a </w:t>
      </w:r>
      <w:r w:rsidR="00CE4167" w:rsidRPr="00BB241F">
        <w:rPr>
          <w:rFonts w:ascii="Cambria" w:hAnsi="Cambria"/>
        </w:rPr>
        <w:t xml:space="preserve">Pliocene or later </w:t>
      </w:r>
      <w:r w:rsidR="0020515E" w:rsidRPr="00BB241F">
        <w:rPr>
          <w:rFonts w:ascii="Cambria" w:hAnsi="Cambria"/>
        </w:rPr>
        <w:t>uptick as</w:t>
      </w:r>
      <w:r w:rsidR="00CE4167" w:rsidRPr="00BB241F">
        <w:rPr>
          <w:rFonts w:ascii="Cambria" w:hAnsi="Cambria"/>
        </w:rPr>
        <w:t xml:space="preserve"> putative</w:t>
      </w:r>
      <w:r w:rsidR="0020515E" w:rsidRPr="00BB241F">
        <w:rPr>
          <w:rFonts w:ascii="Cambria" w:hAnsi="Cambria"/>
        </w:rPr>
        <w:t xml:space="preserve"> land bridges formed between Australia and New Guinea</w:t>
      </w:r>
      <w:r w:rsidRPr="00BB241F">
        <w:rPr>
          <w:rFonts w:ascii="Cambria" w:hAnsi="Cambria"/>
        </w:rPr>
        <w:t xml:space="preserve">. </w:t>
      </w:r>
      <w:r w:rsidR="0020515E" w:rsidRPr="00BB241F">
        <w:rPr>
          <w:rFonts w:ascii="Cambria" w:hAnsi="Cambria"/>
        </w:rPr>
        <w:t xml:space="preserve">Analyses of body size evolution suggest </w:t>
      </w:r>
      <w:r w:rsidR="00FD3F76" w:rsidRPr="00BB241F">
        <w:rPr>
          <w:rFonts w:ascii="Cambria" w:hAnsi="Cambria"/>
        </w:rPr>
        <w:t>that</w:t>
      </w:r>
      <w:r w:rsidR="000A1326" w:rsidRPr="00BB241F">
        <w:rPr>
          <w:rFonts w:ascii="Cambria" w:hAnsi="Cambria"/>
        </w:rPr>
        <w:t xml:space="preserve"> </w:t>
      </w:r>
      <w:r w:rsidR="00FD3F76" w:rsidRPr="00BB241F">
        <w:rPr>
          <w:rFonts w:ascii="Cambria" w:hAnsi="Cambria"/>
        </w:rPr>
        <w:t>'giant</w:t>
      </w:r>
      <w:proofErr w:type="gramStart"/>
      <w:r w:rsidR="00FD3F76" w:rsidRPr="00BB241F">
        <w:rPr>
          <w:rFonts w:ascii="Cambria" w:hAnsi="Cambria"/>
        </w:rPr>
        <w:t xml:space="preserve">' </w:t>
      </w:r>
      <w:r w:rsidR="00926C63" w:rsidRPr="00BB241F">
        <w:rPr>
          <w:rFonts w:ascii="Cambria" w:hAnsi="Cambria"/>
        </w:rPr>
        <w:t xml:space="preserve"> large</w:t>
      </w:r>
      <w:proofErr w:type="gramEnd"/>
      <w:r w:rsidR="00926C63" w:rsidRPr="00BB241F">
        <w:rPr>
          <w:rFonts w:ascii="Cambria" w:hAnsi="Cambria"/>
        </w:rPr>
        <w:t>-bodied forms</w:t>
      </w:r>
      <w:r w:rsidR="00926C63" w:rsidRPr="00BB241F">
        <w:rPr>
          <w:rFonts w:ascii="Cambria" w:hAnsi="Cambria"/>
          <w:iCs/>
        </w:rPr>
        <w:t xml:space="preserve"> have evolved on islands,</w:t>
      </w:r>
      <w:r w:rsidR="00926C63" w:rsidRPr="00BB241F">
        <w:rPr>
          <w:rFonts w:ascii="Cambria" w:hAnsi="Cambria"/>
        </w:rPr>
        <w:t xml:space="preserve"> </w:t>
      </w:r>
      <w:r w:rsidR="00FD3F76" w:rsidRPr="00BB241F">
        <w:rPr>
          <w:rFonts w:ascii="Cambria" w:hAnsi="Cambria"/>
        </w:rPr>
        <w:t xml:space="preserve"> but rather</w:t>
      </w:r>
      <w:r w:rsidR="00926C63" w:rsidRPr="00BB241F">
        <w:rPr>
          <w:rFonts w:ascii="Cambria" w:hAnsi="Cambria"/>
        </w:rPr>
        <w:t xml:space="preserve"> than evolving </w:t>
      </w:r>
      <w:proofErr w:type="spellStart"/>
      <w:r w:rsidR="00926C63" w:rsidRPr="00BB241F">
        <w:rPr>
          <w:rFonts w:ascii="Cambria" w:hAnsi="Cambria"/>
        </w:rPr>
        <w:t>repeatly</w:t>
      </w:r>
      <w:proofErr w:type="spellEnd"/>
      <w:r w:rsidR="00926C63" w:rsidRPr="00BB241F">
        <w:rPr>
          <w:rFonts w:ascii="Cambria" w:hAnsi="Cambria"/>
        </w:rPr>
        <w:t xml:space="preserve"> </w:t>
      </w:r>
      <w:r w:rsidR="00926C63" w:rsidRPr="00BB241F">
        <w:rPr>
          <w:rFonts w:ascii="Cambria" w:hAnsi="Cambria"/>
          <w:i/>
          <w:iCs/>
        </w:rPr>
        <w:t>in-situ</w:t>
      </w:r>
      <w:r w:rsidR="00926C63" w:rsidRPr="00BB241F">
        <w:rPr>
          <w:rFonts w:ascii="Cambria" w:hAnsi="Cambria"/>
        </w:rPr>
        <w:t xml:space="preserve">, </w:t>
      </w:r>
      <w:r w:rsidR="00FD3F76" w:rsidRPr="00BB241F">
        <w:rPr>
          <w:rFonts w:ascii="Cambria" w:hAnsi="Cambria"/>
        </w:rPr>
        <w:t>are</w:t>
      </w:r>
      <w:r w:rsidR="00926C63" w:rsidRPr="00BB241F">
        <w:rPr>
          <w:rFonts w:ascii="Cambria" w:hAnsi="Cambria"/>
        </w:rPr>
        <w:t xml:space="preserve"> mostly</w:t>
      </w:r>
      <w:r w:rsidR="00FD3F76" w:rsidRPr="00BB241F">
        <w:rPr>
          <w:rFonts w:ascii="Cambria" w:hAnsi="Cambria"/>
        </w:rPr>
        <w:t xml:space="preserve"> members of a single </w:t>
      </w:r>
      <w:r w:rsidR="00926C63" w:rsidRPr="00BB241F">
        <w:rPr>
          <w:rFonts w:ascii="Cambria" w:hAnsi="Cambria"/>
        </w:rPr>
        <w:t xml:space="preserve">old </w:t>
      </w:r>
      <w:r w:rsidR="00746636" w:rsidRPr="00BB241F">
        <w:rPr>
          <w:rFonts w:ascii="Cambria" w:hAnsi="Cambria"/>
        </w:rPr>
        <w:t xml:space="preserve">clade </w:t>
      </w:r>
      <w:r w:rsidR="00FD3F76" w:rsidRPr="00BB241F">
        <w:rPr>
          <w:rFonts w:ascii="Cambria" w:hAnsi="Cambria"/>
        </w:rPr>
        <w:t>that dispersed across</w:t>
      </w:r>
      <w:r w:rsidR="00D07C3D" w:rsidRPr="00BB241F">
        <w:rPr>
          <w:rFonts w:ascii="Cambria" w:hAnsi="Cambria"/>
        </w:rPr>
        <w:t xml:space="preserve"> multiple</w:t>
      </w:r>
      <w:r w:rsidR="00FD3F76" w:rsidRPr="00BB241F">
        <w:rPr>
          <w:rFonts w:ascii="Cambria" w:hAnsi="Cambria"/>
        </w:rPr>
        <w:t xml:space="preserve"> islands</w:t>
      </w:r>
      <w:r w:rsidR="0020515E" w:rsidRPr="00BB241F">
        <w:rPr>
          <w:rFonts w:ascii="Cambria" w:hAnsi="Cambria"/>
        </w:rPr>
        <w:t>. These data suggest that</w:t>
      </w:r>
      <w:r w:rsidR="0083514C" w:rsidRPr="00BB241F">
        <w:rPr>
          <w:rFonts w:ascii="Cambria" w:hAnsi="Cambria"/>
        </w:rPr>
        <w:t>,</w:t>
      </w:r>
      <w:r w:rsidR="00CE4167" w:rsidRPr="00BB241F">
        <w:rPr>
          <w:rFonts w:ascii="Cambria" w:hAnsi="Cambria"/>
        </w:rPr>
        <w:t xml:space="preserve"> </w:t>
      </w:r>
      <w:r w:rsidR="00C45BA8" w:rsidRPr="00BB241F">
        <w:rPr>
          <w:rFonts w:ascii="Cambria" w:hAnsi="Cambria"/>
        </w:rPr>
        <w:t>in striking contrast to</w:t>
      </w:r>
      <w:r w:rsidR="00CE4167" w:rsidRPr="00BB241F">
        <w:rPr>
          <w:rFonts w:ascii="Cambria" w:hAnsi="Cambria"/>
        </w:rPr>
        <w:t xml:space="preserve"> some other Austral</w:t>
      </w:r>
      <w:r w:rsidR="0083514C" w:rsidRPr="00BB241F">
        <w:rPr>
          <w:rFonts w:ascii="Cambria" w:hAnsi="Cambria"/>
        </w:rPr>
        <w:t>as</w:t>
      </w:r>
      <w:r w:rsidR="00CE4167" w:rsidRPr="00BB241F">
        <w:rPr>
          <w:rFonts w:ascii="Cambria" w:hAnsi="Cambria"/>
        </w:rPr>
        <w:t>ian</w:t>
      </w:r>
      <w:r w:rsidR="0083514C" w:rsidRPr="00BB241F">
        <w:rPr>
          <w:rFonts w:ascii="Cambria" w:hAnsi="Cambria"/>
        </w:rPr>
        <w:t xml:space="preserve"> vertebrate</w:t>
      </w:r>
      <w:r w:rsidR="00CE4167" w:rsidRPr="00BB241F">
        <w:rPr>
          <w:rFonts w:ascii="Cambria" w:hAnsi="Cambria"/>
        </w:rPr>
        <w:t xml:space="preserve"> radiations</w:t>
      </w:r>
      <w:r w:rsidR="0020515E" w:rsidRPr="00BB241F">
        <w:rPr>
          <w:rFonts w:ascii="Cambria" w:hAnsi="Cambria"/>
        </w:rPr>
        <w:t xml:space="preserve">, </w:t>
      </w:r>
      <w:r w:rsidR="00CE4167" w:rsidRPr="00BB241F">
        <w:rPr>
          <w:rFonts w:ascii="Cambria" w:hAnsi="Cambria"/>
        </w:rPr>
        <w:t xml:space="preserve">for </w:t>
      </w:r>
      <w:r w:rsidR="00CE4167" w:rsidRPr="00BB241F">
        <w:rPr>
          <w:rFonts w:ascii="Cambria" w:hAnsi="Cambria"/>
          <w:i/>
          <w:iCs/>
        </w:rPr>
        <w:t>Gehyra</w:t>
      </w:r>
      <w:r w:rsidR="00CE4167" w:rsidRPr="00BB241F">
        <w:rPr>
          <w:rFonts w:ascii="Cambria" w:hAnsi="Cambria"/>
        </w:rPr>
        <w:t xml:space="preserve"> gecko</w:t>
      </w:r>
      <w:r w:rsidR="00D565C9" w:rsidRPr="00BB241F">
        <w:rPr>
          <w:rFonts w:ascii="Cambria" w:hAnsi="Cambria"/>
        </w:rPr>
        <w:t>s</w:t>
      </w:r>
      <w:r w:rsidR="009B69E5" w:rsidRPr="00BB241F">
        <w:rPr>
          <w:rFonts w:ascii="Cambria" w:hAnsi="Cambria"/>
        </w:rPr>
        <w:t>,</w:t>
      </w:r>
      <w:r w:rsidR="0020515E" w:rsidRPr="00BB241F">
        <w:rPr>
          <w:rFonts w:ascii="Cambria" w:hAnsi="Cambria"/>
        </w:rPr>
        <w:t xml:space="preserve"> environment</w:t>
      </w:r>
      <w:r w:rsidR="00C45BA8" w:rsidRPr="00BB241F">
        <w:rPr>
          <w:rFonts w:ascii="Cambria" w:hAnsi="Cambria"/>
        </w:rPr>
        <w:t>al variation has</w:t>
      </w:r>
      <w:r w:rsidR="0083514C" w:rsidRPr="00BB241F">
        <w:rPr>
          <w:rFonts w:ascii="Cambria" w:hAnsi="Cambria"/>
        </w:rPr>
        <w:t xml:space="preserve"> strongly</w:t>
      </w:r>
      <w:r w:rsidR="0020515E" w:rsidRPr="00BB241F">
        <w:rPr>
          <w:rFonts w:ascii="Cambria" w:hAnsi="Cambria"/>
        </w:rPr>
        <w:t xml:space="preserve"> impeded dispersal</w:t>
      </w:r>
      <w:r w:rsidR="000A1326" w:rsidRPr="00BB241F">
        <w:rPr>
          <w:rFonts w:ascii="Cambria" w:hAnsi="Cambria"/>
        </w:rPr>
        <w:t xml:space="preserve"> between Australia and Melanesia</w:t>
      </w:r>
      <w:r w:rsidR="0083514C" w:rsidRPr="00BB241F">
        <w:rPr>
          <w:rFonts w:ascii="Cambria" w:hAnsi="Cambria"/>
        </w:rPr>
        <w:t>,</w:t>
      </w:r>
      <w:r w:rsidR="0020515E" w:rsidRPr="00BB241F">
        <w:rPr>
          <w:rFonts w:ascii="Cambria" w:hAnsi="Cambria"/>
        </w:rPr>
        <w:t xml:space="preserve"> </w:t>
      </w:r>
      <w:proofErr w:type="gramStart"/>
      <w:r w:rsidR="0020515E" w:rsidRPr="00BB241F">
        <w:rPr>
          <w:rFonts w:ascii="Cambria" w:hAnsi="Cambria"/>
        </w:rPr>
        <w:t>and</w:t>
      </w:r>
      <w:r w:rsidR="0083514C" w:rsidRPr="00BB241F">
        <w:rPr>
          <w:rFonts w:ascii="Cambria" w:hAnsi="Cambria"/>
        </w:rPr>
        <w:t xml:space="preserve"> also</w:t>
      </w:r>
      <w:proofErr w:type="gramEnd"/>
      <w:r w:rsidR="0020515E" w:rsidRPr="00BB241F">
        <w:rPr>
          <w:rFonts w:ascii="Cambria" w:hAnsi="Cambria"/>
        </w:rPr>
        <w:t xml:space="preserve"> favoured differing evolutionary trajectories. </w:t>
      </w:r>
    </w:p>
    <w:p w14:paraId="43287399" w14:textId="77777777" w:rsidR="003B7ACB" w:rsidRPr="00BB241F" w:rsidRDefault="003B7ACB" w:rsidP="00B10B84">
      <w:pPr>
        <w:spacing w:line="360" w:lineRule="auto"/>
        <w:rPr>
          <w:rFonts w:ascii="Cambria" w:hAnsi="Cambria"/>
        </w:rPr>
      </w:pPr>
    </w:p>
    <w:p w14:paraId="0BAF4CB0" w14:textId="356031D7" w:rsidR="0020515E" w:rsidRPr="00BB241F" w:rsidRDefault="0020515E" w:rsidP="00B10B84">
      <w:pPr>
        <w:spacing w:line="360" w:lineRule="auto"/>
        <w:rPr>
          <w:rFonts w:ascii="Cambria" w:hAnsi="Cambria"/>
          <w:b/>
          <w:bCs/>
        </w:rPr>
      </w:pPr>
      <w:r w:rsidRPr="00BB241F">
        <w:rPr>
          <w:rFonts w:ascii="Cambria" w:hAnsi="Cambria"/>
          <w:b/>
          <w:bCs/>
        </w:rPr>
        <w:t>Keywords.</w:t>
      </w:r>
      <w:r w:rsidR="00CE4167" w:rsidRPr="00BB241F">
        <w:rPr>
          <w:rFonts w:ascii="Cambria" w:hAnsi="Cambria"/>
          <w:b/>
          <w:bCs/>
        </w:rPr>
        <w:t xml:space="preserve"> </w:t>
      </w:r>
      <w:r w:rsidR="00CE4167" w:rsidRPr="00BB241F">
        <w:rPr>
          <w:rFonts w:ascii="Cambria" w:hAnsi="Cambria"/>
        </w:rPr>
        <w:t>Australia, New Guinea,</w:t>
      </w:r>
      <w:r w:rsidR="00CE4167" w:rsidRPr="00BB241F">
        <w:rPr>
          <w:rFonts w:ascii="Cambria" w:hAnsi="Cambria"/>
          <w:b/>
          <w:bCs/>
        </w:rPr>
        <w:t xml:space="preserve"> </w:t>
      </w:r>
      <w:r w:rsidR="00CE4167" w:rsidRPr="00BB241F">
        <w:rPr>
          <w:rFonts w:ascii="Cambria" w:hAnsi="Cambria"/>
        </w:rPr>
        <w:t>niche conservatism, overwater dispersal, phylogenomics, Sahul</w:t>
      </w:r>
    </w:p>
    <w:p w14:paraId="23339EB7" w14:textId="77777777" w:rsidR="0020515E" w:rsidRPr="00BB241F" w:rsidRDefault="0020515E" w:rsidP="00B10B84">
      <w:pPr>
        <w:spacing w:line="360" w:lineRule="auto"/>
        <w:rPr>
          <w:rFonts w:ascii="Cambria" w:hAnsi="Cambria"/>
        </w:rPr>
      </w:pPr>
    </w:p>
    <w:p w14:paraId="7E85D0E9" w14:textId="77777777" w:rsidR="003B7ACB" w:rsidRPr="00BB241F" w:rsidRDefault="003B7ACB" w:rsidP="00B10B84">
      <w:pPr>
        <w:spacing w:line="360" w:lineRule="auto"/>
        <w:rPr>
          <w:rFonts w:ascii="Cambria" w:hAnsi="Cambria"/>
        </w:rPr>
      </w:pPr>
    </w:p>
    <w:p w14:paraId="0493E9E2" w14:textId="77777777" w:rsidR="00B10B84" w:rsidRDefault="00B10B84" w:rsidP="00B10B84">
      <w:pPr>
        <w:spacing w:line="360" w:lineRule="auto"/>
        <w:rPr>
          <w:rFonts w:ascii="Cambria" w:hAnsi="Cambria"/>
          <w:b/>
          <w:bCs/>
        </w:rPr>
      </w:pPr>
    </w:p>
    <w:p w14:paraId="60303E34" w14:textId="77777777" w:rsidR="00B10B84" w:rsidRDefault="00B10B84" w:rsidP="00B10B84">
      <w:pPr>
        <w:spacing w:line="360" w:lineRule="auto"/>
        <w:rPr>
          <w:rFonts w:ascii="Cambria" w:hAnsi="Cambria"/>
          <w:b/>
          <w:bCs/>
        </w:rPr>
      </w:pPr>
    </w:p>
    <w:p w14:paraId="143AA3CB" w14:textId="77777777" w:rsidR="00B10B84" w:rsidRDefault="00B10B84" w:rsidP="00B10B84">
      <w:pPr>
        <w:spacing w:line="360" w:lineRule="auto"/>
        <w:rPr>
          <w:rFonts w:ascii="Cambria" w:hAnsi="Cambria"/>
          <w:b/>
          <w:bCs/>
        </w:rPr>
      </w:pPr>
    </w:p>
    <w:p w14:paraId="1E997BF1" w14:textId="77777777" w:rsidR="00B10B84" w:rsidRDefault="00B10B84" w:rsidP="00B10B84">
      <w:pPr>
        <w:spacing w:line="360" w:lineRule="auto"/>
        <w:rPr>
          <w:rFonts w:ascii="Cambria" w:hAnsi="Cambria"/>
          <w:b/>
          <w:bCs/>
        </w:rPr>
      </w:pPr>
    </w:p>
    <w:p w14:paraId="57F62C21" w14:textId="77777777" w:rsidR="00B10B84" w:rsidRDefault="00B10B84" w:rsidP="00B10B84">
      <w:pPr>
        <w:spacing w:line="360" w:lineRule="auto"/>
        <w:rPr>
          <w:rFonts w:ascii="Cambria" w:hAnsi="Cambria"/>
          <w:b/>
          <w:bCs/>
        </w:rPr>
      </w:pPr>
    </w:p>
    <w:p w14:paraId="7D5EEE98" w14:textId="77777777" w:rsidR="00B10B84" w:rsidRDefault="00B10B84" w:rsidP="00B10B84">
      <w:pPr>
        <w:spacing w:line="360" w:lineRule="auto"/>
        <w:rPr>
          <w:rFonts w:ascii="Cambria" w:hAnsi="Cambria"/>
          <w:b/>
          <w:bCs/>
        </w:rPr>
      </w:pPr>
    </w:p>
    <w:p w14:paraId="2E9DC7F5" w14:textId="77777777" w:rsidR="00B10B84" w:rsidRDefault="00B10B84" w:rsidP="00B10B84">
      <w:pPr>
        <w:spacing w:line="360" w:lineRule="auto"/>
        <w:rPr>
          <w:rFonts w:ascii="Cambria" w:hAnsi="Cambria"/>
          <w:b/>
          <w:bCs/>
        </w:rPr>
      </w:pPr>
    </w:p>
    <w:p w14:paraId="7FDA80AF" w14:textId="398B4333" w:rsidR="00270AEF" w:rsidRPr="00BB241F" w:rsidRDefault="00270AEF" w:rsidP="00B10B84">
      <w:pPr>
        <w:spacing w:line="360" w:lineRule="auto"/>
        <w:rPr>
          <w:rFonts w:ascii="Cambria" w:hAnsi="Cambria"/>
          <w:b/>
          <w:bCs/>
        </w:rPr>
      </w:pPr>
      <w:r w:rsidRPr="00BB241F">
        <w:rPr>
          <w:rFonts w:ascii="Cambria" w:hAnsi="Cambria"/>
          <w:b/>
          <w:bCs/>
        </w:rPr>
        <w:lastRenderedPageBreak/>
        <w:t xml:space="preserve">Introduction  </w:t>
      </w:r>
    </w:p>
    <w:p w14:paraId="4FDAF83A" w14:textId="77777777" w:rsidR="00270AEF" w:rsidRPr="00BB241F" w:rsidRDefault="00270AEF" w:rsidP="00B10B84">
      <w:pPr>
        <w:spacing w:line="360" w:lineRule="auto"/>
        <w:rPr>
          <w:rFonts w:ascii="Cambria" w:hAnsi="Cambria"/>
        </w:rPr>
      </w:pPr>
    </w:p>
    <w:p w14:paraId="0AA2AB8B" w14:textId="19CEBE98" w:rsidR="00C64C58" w:rsidRPr="00BB241F" w:rsidRDefault="00B94196" w:rsidP="00B10B84">
      <w:pPr>
        <w:spacing w:line="360" w:lineRule="auto"/>
        <w:rPr>
          <w:rFonts w:ascii="Cambria" w:hAnsi="Cambria"/>
        </w:rPr>
      </w:pPr>
      <w:r w:rsidRPr="00BB241F">
        <w:rPr>
          <w:rFonts w:ascii="Cambria" w:hAnsi="Cambria"/>
        </w:rPr>
        <w:t>In biogeograph</w:t>
      </w:r>
      <w:r w:rsidR="00A42904" w:rsidRPr="00BB241F">
        <w:rPr>
          <w:rFonts w:ascii="Cambria" w:hAnsi="Cambria"/>
        </w:rPr>
        <w:t>ic</w:t>
      </w:r>
      <w:r w:rsidR="00C64C58" w:rsidRPr="00BB241F">
        <w:rPr>
          <w:rFonts w:ascii="Cambria" w:hAnsi="Cambria"/>
        </w:rPr>
        <w:t xml:space="preserve"> comparisons between</w:t>
      </w:r>
      <w:r w:rsidRPr="00BB241F">
        <w:rPr>
          <w:rFonts w:ascii="Cambria" w:hAnsi="Cambria"/>
        </w:rPr>
        <w:t xml:space="preserve"> islands</w:t>
      </w:r>
      <w:r w:rsidR="00C64C58" w:rsidRPr="00BB241F">
        <w:rPr>
          <w:rFonts w:ascii="Cambria" w:hAnsi="Cambria"/>
        </w:rPr>
        <w:t xml:space="preserve"> and continents, the former</w:t>
      </w:r>
      <w:r w:rsidRPr="00BB241F">
        <w:rPr>
          <w:rFonts w:ascii="Cambria" w:hAnsi="Cambria"/>
        </w:rPr>
        <w:t xml:space="preserve"> have </w:t>
      </w:r>
      <w:r w:rsidR="000E2135" w:rsidRPr="00BB241F">
        <w:rPr>
          <w:rFonts w:ascii="Cambria" w:hAnsi="Cambria"/>
        </w:rPr>
        <w:t xml:space="preserve">often </w:t>
      </w:r>
      <w:r w:rsidR="00A42904" w:rsidRPr="00BB241F">
        <w:rPr>
          <w:rFonts w:ascii="Cambria" w:hAnsi="Cambria"/>
        </w:rPr>
        <w:t xml:space="preserve">been </w:t>
      </w:r>
      <w:r w:rsidR="002C6A2C" w:rsidRPr="00BB241F">
        <w:rPr>
          <w:rFonts w:ascii="Cambria" w:hAnsi="Cambria"/>
        </w:rPr>
        <w:t>characterised</w:t>
      </w:r>
      <w:r w:rsidR="00C64C58" w:rsidRPr="00BB241F">
        <w:rPr>
          <w:rFonts w:ascii="Cambria" w:hAnsi="Cambria"/>
        </w:rPr>
        <w:t xml:space="preserve"> </w:t>
      </w:r>
      <w:r w:rsidR="00AE3647" w:rsidRPr="00BB241F">
        <w:rPr>
          <w:rFonts w:ascii="Cambria" w:hAnsi="Cambria"/>
        </w:rPr>
        <w:t>as</w:t>
      </w:r>
      <w:r w:rsidR="00125216" w:rsidRPr="00BB241F">
        <w:rPr>
          <w:rFonts w:ascii="Cambria" w:hAnsi="Cambria"/>
        </w:rPr>
        <w:t xml:space="preserve"> </w:t>
      </w:r>
      <w:r w:rsidR="00D758CC" w:rsidRPr="00BB241F">
        <w:rPr>
          <w:rFonts w:ascii="Cambria" w:hAnsi="Cambria"/>
        </w:rPr>
        <w:t xml:space="preserve">either </w:t>
      </w:r>
      <w:r w:rsidR="00AE3647" w:rsidRPr="00BB241F">
        <w:rPr>
          <w:rFonts w:ascii="Cambria" w:hAnsi="Cambria"/>
        </w:rPr>
        <w:t xml:space="preserve">biogeographic </w:t>
      </w:r>
      <w:r w:rsidR="0091133D" w:rsidRPr="00BB241F">
        <w:rPr>
          <w:rFonts w:ascii="Cambria" w:hAnsi="Cambria"/>
        </w:rPr>
        <w:t>dead ends</w:t>
      </w:r>
      <w:r w:rsidR="00AE3647" w:rsidRPr="00BB241F">
        <w:rPr>
          <w:rFonts w:ascii="Cambria" w:hAnsi="Cambria"/>
        </w:rPr>
        <w:t xml:space="preserve"> </w:t>
      </w:r>
      <w:r w:rsidR="00D758CC" w:rsidRPr="00BB241F">
        <w:rPr>
          <w:rFonts w:ascii="Cambria" w:hAnsi="Cambria"/>
        </w:rPr>
        <w:t xml:space="preserve">or </w:t>
      </w:r>
      <w:r w:rsidR="00125216" w:rsidRPr="00BB241F">
        <w:rPr>
          <w:rFonts w:ascii="Cambria" w:hAnsi="Cambria"/>
        </w:rPr>
        <w:t>hotspots</w:t>
      </w:r>
      <w:r w:rsidR="00AE3647" w:rsidRPr="00BB241F">
        <w:rPr>
          <w:rFonts w:ascii="Cambria" w:hAnsi="Cambria"/>
        </w:rPr>
        <w:t xml:space="preserve"> of</w:t>
      </w:r>
      <w:r w:rsidRPr="00BB241F">
        <w:rPr>
          <w:rFonts w:ascii="Cambria" w:hAnsi="Cambria"/>
        </w:rPr>
        <w:t xml:space="preserve"> ecological </w:t>
      </w:r>
      <w:r w:rsidR="0015597D" w:rsidRPr="00BB241F">
        <w:rPr>
          <w:rFonts w:ascii="Cambria" w:hAnsi="Cambria"/>
        </w:rPr>
        <w:t>release</w:t>
      </w:r>
      <w:r w:rsidRPr="00BB241F">
        <w:rPr>
          <w:rFonts w:ascii="Cambria" w:hAnsi="Cambria"/>
        </w:rPr>
        <w:t xml:space="preserve"> and innovation</w:t>
      </w:r>
      <w:r w:rsidR="00A465E6" w:rsidRPr="00BB241F">
        <w:rPr>
          <w:rFonts w:ascii="Cambria" w:hAnsi="Cambria"/>
        </w:rPr>
        <w:t xml:space="preserve"> </w:t>
      </w:r>
      <w:r w:rsidR="00A465E6" w:rsidRPr="00BB241F">
        <w:rPr>
          <w:rFonts w:ascii="Cambria" w:hAnsi="Cambria"/>
        </w:rPr>
        <w:fldChar w:fldCharType="begin"/>
      </w:r>
      <w:r w:rsidR="00585C39" w:rsidRPr="00BB241F">
        <w:rPr>
          <w:rFonts w:ascii="Cambria" w:hAnsi="Cambria"/>
        </w:rPr>
        <w:instrText xml:space="preserve"> ADDIN EN.CITE &lt;EndNote&gt;&lt;Cite&gt;&lt;Author&gt;Whittaker&lt;/Author&gt;&lt;Year&gt;2017&lt;/Year&gt;&lt;RecNum&gt;84&lt;/RecNum&gt;&lt;DisplayText&gt;(MacArthur &amp;amp; Wilson, 1967; Whittaker, Fernández-Palacios, Matthews, Borregaard &amp;amp; Triantis, 2017)&lt;/DisplayText&gt;&lt;record&gt;&lt;rec-number&gt;84&lt;/rec-number&gt;&lt;foreign-keys&gt;&lt;key app="EN" db-id="few0x52dq052frepdtrpxadctdwpwsfffwed" timestamp="1742086157"&gt;84&lt;/key&gt;&lt;/foreign-keys&gt;&lt;ref-type name="Journal Article"&gt;17&lt;/ref-type&gt;&lt;contributors&gt;&lt;authors&gt;&lt;author&gt;Whittaker, Robert J&lt;/author&gt;&lt;author&gt;Fernández-Palacios, José María&lt;/author&gt;&lt;author&gt;Matthews, Thomas J&lt;/author&gt;&lt;author&gt;Borregaard, Michael K&lt;/author&gt;&lt;author&gt;Triantis, Kostas A&lt;/author&gt;&lt;/authors&gt;&lt;/contributors&gt;&lt;titles&gt;&lt;title&gt;Island biogeography: taking the long view of nature’s laboratories&lt;/title&gt;&lt;secondary-title&gt;Science&lt;/secondary-title&gt;&lt;/titles&gt;&lt;periodical&gt;&lt;full-title&gt;Science&lt;/full-title&gt;&lt;/periodical&gt;&lt;pages&gt;eaam8326&lt;/pages&gt;&lt;volume&gt;357&lt;/volume&gt;&lt;number&gt;6354&lt;/number&gt;&lt;dates&gt;&lt;year&gt;2017&lt;/year&gt;&lt;/dates&gt;&lt;isbn&gt;0036-8075&lt;/isbn&gt;&lt;urls&gt;&lt;/urls&gt;&lt;/record&gt;&lt;/Cite&gt;&lt;Cite&gt;&lt;Author&gt;MacArthur&lt;/Author&gt;&lt;Year&gt;1967&lt;/Year&gt;&lt;RecNum&gt;90&lt;/RecNum&gt;&lt;record&gt;&lt;rec-number&gt;90&lt;/rec-number&gt;&lt;foreign-keys&gt;&lt;key app="EN" db-id="few0x52dq052frepdtrpxadctdwpwsfffwed" timestamp="1742088111"&gt;90&lt;/key&gt;&lt;/foreign-keys&gt;&lt;ref-type name="Book"&gt;6&lt;/ref-type&gt;&lt;contributors&gt;&lt;authors&gt;&lt;author&gt;MacArthur, R.M. &lt;/author&gt;&lt;author&gt;Wilson, E.O. &lt;/author&gt;&lt;/authors&gt;&lt;/contributors&gt;&lt;titles&gt;&lt;title&gt;The theory of island biogeography &amp;#xD;&lt;/title&gt;&lt;secondary-title&gt;Monographs in population biology&lt;/secondary-title&gt;&lt;/titles&gt;&lt;volume&gt;1&lt;/volume&gt;&lt;dates&gt;&lt;year&gt;1967&lt;/year&gt;&lt;/dates&gt;&lt;pub-location&gt;Princeton&lt;/pub-location&gt;&lt;publisher&gt; Princeton University Press.&lt;/publisher&gt;&lt;urls&gt;&lt;/urls&gt;&lt;/record&gt;&lt;/Cite&gt;&lt;/EndNote&gt;</w:instrText>
      </w:r>
      <w:r w:rsidR="00A465E6" w:rsidRPr="00BB241F">
        <w:rPr>
          <w:rFonts w:ascii="Cambria" w:hAnsi="Cambria"/>
        </w:rPr>
        <w:fldChar w:fldCharType="separate"/>
      </w:r>
      <w:r w:rsidR="00585C39" w:rsidRPr="00BB241F">
        <w:rPr>
          <w:rFonts w:ascii="Cambria" w:hAnsi="Cambria"/>
          <w:noProof/>
        </w:rPr>
        <w:t>(MacArthur &amp; Wilson, 1967; Whittaker, Fernández-Palacios, Matthews, Borregaard &amp; Triantis, 2017)</w:t>
      </w:r>
      <w:r w:rsidR="00A465E6" w:rsidRPr="00BB241F">
        <w:rPr>
          <w:rFonts w:ascii="Cambria" w:hAnsi="Cambria"/>
        </w:rPr>
        <w:fldChar w:fldCharType="end"/>
      </w:r>
      <w:r w:rsidR="00AE3647" w:rsidRPr="00BB241F">
        <w:rPr>
          <w:rFonts w:ascii="Cambria" w:hAnsi="Cambria"/>
        </w:rPr>
        <w:t>.</w:t>
      </w:r>
      <w:r w:rsidRPr="00BB241F">
        <w:rPr>
          <w:rFonts w:ascii="Cambria" w:hAnsi="Cambria"/>
        </w:rPr>
        <w:t xml:space="preserve"> </w:t>
      </w:r>
      <w:r w:rsidR="00080777" w:rsidRPr="00BB241F">
        <w:rPr>
          <w:rFonts w:ascii="Cambria" w:hAnsi="Cambria"/>
        </w:rPr>
        <w:t xml:space="preserve">However, </w:t>
      </w:r>
      <w:r w:rsidR="000E2135" w:rsidRPr="00BB241F">
        <w:rPr>
          <w:rFonts w:ascii="Cambria" w:hAnsi="Cambria"/>
        </w:rPr>
        <w:t xml:space="preserve">although </w:t>
      </w:r>
      <w:r w:rsidR="00D758CC" w:rsidRPr="00BB241F">
        <w:rPr>
          <w:rFonts w:ascii="Cambria" w:hAnsi="Cambria"/>
        </w:rPr>
        <w:t xml:space="preserve">researchers often seek </w:t>
      </w:r>
      <w:r w:rsidR="00DA422C" w:rsidRPr="00BB241F">
        <w:rPr>
          <w:rFonts w:ascii="Cambria" w:hAnsi="Cambria"/>
        </w:rPr>
        <w:t xml:space="preserve">such </w:t>
      </w:r>
      <w:r w:rsidR="00C64C58" w:rsidRPr="00BB241F">
        <w:rPr>
          <w:rFonts w:ascii="Cambria" w:hAnsi="Cambria"/>
        </w:rPr>
        <w:t xml:space="preserve">general </w:t>
      </w:r>
      <w:r w:rsidR="002C6A2C" w:rsidRPr="00BB241F">
        <w:rPr>
          <w:rFonts w:ascii="Cambria" w:hAnsi="Cambria"/>
        </w:rPr>
        <w:t>trends</w:t>
      </w:r>
      <w:r w:rsidR="00C64C58" w:rsidRPr="00BB241F">
        <w:rPr>
          <w:rFonts w:ascii="Cambria" w:hAnsi="Cambria"/>
        </w:rPr>
        <w:t>,</w:t>
      </w:r>
      <w:r w:rsidR="00AE3647" w:rsidRPr="00BB241F">
        <w:rPr>
          <w:rFonts w:ascii="Cambria" w:hAnsi="Cambria"/>
        </w:rPr>
        <w:t xml:space="preserve"> </w:t>
      </w:r>
      <w:r w:rsidR="00C76A67" w:rsidRPr="00BB241F">
        <w:rPr>
          <w:rFonts w:ascii="Cambria" w:hAnsi="Cambria"/>
        </w:rPr>
        <w:t>real-world</w:t>
      </w:r>
      <w:r w:rsidR="00A42904" w:rsidRPr="00BB241F">
        <w:rPr>
          <w:rFonts w:ascii="Cambria" w:hAnsi="Cambria"/>
        </w:rPr>
        <w:t xml:space="preserve"> patterns</w:t>
      </w:r>
      <w:r w:rsidR="002C6A2C" w:rsidRPr="00BB241F">
        <w:rPr>
          <w:rFonts w:ascii="Cambria" w:hAnsi="Cambria"/>
        </w:rPr>
        <w:t xml:space="preserve"> </w:t>
      </w:r>
      <w:r w:rsidR="00AD6BFD" w:rsidRPr="00BB241F">
        <w:rPr>
          <w:rFonts w:ascii="Cambria" w:hAnsi="Cambria"/>
        </w:rPr>
        <w:t xml:space="preserve">of dispersal and diversification across islands and continents </w:t>
      </w:r>
      <w:r w:rsidR="00A42904" w:rsidRPr="00BB241F">
        <w:rPr>
          <w:rFonts w:ascii="Cambria" w:hAnsi="Cambria"/>
        </w:rPr>
        <w:t>show</w:t>
      </w:r>
      <w:r w:rsidR="00C64C58" w:rsidRPr="00BB241F">
        <w:rPr>
          <w:rFonts w:ascii="Cambria" w:hAnsi="Cambria"/>
        </w:rPr>
        <w:t xml:space="preserve"> considerable nuance</w:t>
      </w:r>
      <w:r w:rsidR="00A42904" w:rsidRPr="00BB241F">
        <w:rPr>
          <w:rFonts w:ascii="Cambria" w:hAnsi="Cambria"/>
        </w:rPr>
        <w:t xml:space="preserve"> and </w:t>
      </w:r>
      <w:r w:rsidR="0091133D" w:rsidRPr="00BB241F">
        <w:rPr>
          <w:rFonts w:ascii="Cambria" w:hAnsi="Cambria"/>
        </w:rPr>
        <w:t xml:space="preserve">often </w:t>
      </w:r>
      <w:r w:rsidR="002C6A2C" w:rsidRPr="00BB241F">
        <w:rPr>
          <w:rFonts w:ascii="Cambria" w:hAnsi="Cambria"/>
        </w:rPr>
        <w:t>challenge</w:t>
      </w:r>
      <w:r w:rsidR="00A42904" w:rsidRPr="00BB241F">
        <w:rPr>
          <w:rFonts w:ascii="Cambria" w:hAnsi="Cambria"/>
        </w:rPr>
        <w:t xml:space="preserve"> neat </w:t>
      </w:r>
      <w:r w:rsidR="0091133D" w:rsidRPr="00BB241F">
        <w:rPr>
          <w:rFonts w:ascii="Cambria" w:hAnsi="Cambria"/>
        </w:rPr>
        <w:t>characterisation</w:t>
      </w:r>
      <w:r w:rsidR="00A42904" w:rsidRPr="00BB241F">
        <w:rPr>
          <w:rFonts w:ascii="Cambria" w:hAnsi="Cambria"/>
        </w:rPr>
        <w:t xml:space="preserve">. </w:t>
      </w:r>
      <w:r w:rsidR="0008432F" w:rsidRPr="00BB241F">
        <w:rPr>
          <w:rFonts w:ascii="Cambria" w:hAnsi="Cambria"/>
        </w:rPr>
        <w:t>For instance</w:t>
      </w:r>
      <w:r w:rsidR="00C76A67" w:rsidRPr="00BB241F">
        <w:rPr>
          <w:rFonts w:ascii="Cambria" w:hAnsi="Cambria"/>
        </w:rPr>
        <w:t>,</w:t>
      </w:r>
      <w:r w:rsidR="0008432F" w:rsidRPr="00BB241F">
        <w:rPr>
          <w:rFonts w:ascii="Cambria" w:hAnsi="Cambria"/>
        </w:rPr>
        <w:t xml:space="preserve"> i</w:t>
      </w:r>
      <w:r w:rsidR="00C64C58" w:rsidRPr="00BB241F">
        <w:rPr>
          <w:rFonts w:ascii="Cambria" w:hAnsi="Cambria"/>
        </w:rPr>
        <w:t>slands</w:t>
      </w:r>
      <w:r w:rsidR="00834FFC" w:rsidRPr="00BB241F">
        <w:rPr>
          <w:rFonts w:ascii="Cambria" w:hAnsi="Cambria"/>
        </w:rPr>
        <w:t>, and especially geologically complex and large islands,</w:t>
      </w:r>
      <w:r w:rsidR="00C64C58" w:rsidRPr="00BB241F">
        <w:rPr>
          <w:rFonts w:ascii="Cambria" w:hAnsi="Cambria"/>
        </w:rPr>
        <w:t xml:space="preserve"> </w:t>
      </w:r>
      <w:r w:rsidR="00834FFC" w:rsidRPr="00BB241F">
        <w:rPr>
          <w:rFonts w:ascii="Cambria" w:hAnsi="Cambria"/>
        </w:rPr>
        <w:t>may</w:t>
      </w:r>
      <w:r w:rsidR="00C64C58" w:rsidRPr="00BB241F">
        <w:rPr>
          <w:rFonts w:ascii="Cambria" w:hAnsi="Cambria"/>
        </w:rPr>
        <w:t xml:space="preserve"> be important sources of diversity for nearby continents (</w:t>
      </w:r>
      <w:r w:rsidRPr="00BB241F">
        <w:rPr>
          <w:rFonts w:ascii="Cambria" w:hAnsi="Cambria"/>
        </w:rPr>
        <w:t>upstream coloni</w:t>
      </w:r>
      <w:r w:rsidR="00E86DB3" w:rsidRPr="00BB241F">
        <w:rPr>
          <w:rFonts w:ascii="Cambria" w:hAnsi="Cambria"/>
        </w:rPr>
        <w:t>s</w:t>
      </w:r>
      <w:r w:rsidRPr="00BB241F">
        <w:rPr>
          <w:rFonts w:ascii="Cambria" w:hAnsi="Cambria"/>
        </w:rPr>
        <w:t>ation or reverse coloni</w:t>
      </w:r>
      <w:r w:rsidR="00E86DB3" w:rsidRPr="00BB241F">
        <w:rPr>
          <w:rFonts w:ascii="Cambria" w:hAnsi="Cambria"/>
        </w:rPr>
        <w:t>s</w:t>
      </w:r>
      <w:r w:rsidRPr="00BB241F">
        <w:rPr>
          <w:rFonts w:ascii="Cambria" w:hAnsi="Cambria"/>
        </w:rPr>
        <w:t>ation)</w:t>
      </w:r>
      <w:r w:rsidR="00A465E6" w:rsidRPr="00BB241F">
        <w:rPr>
          <w:rFonts w:ascii="Cambria" w:hAnsi="Cambria"/>
        </w:rPr>
        <w:t xml:space="preserve"> </w:t>
      </w:r>
      <w:r w:rsidR="00A465E6" w:rsidRPr="00BB241F">
        <w:rPr>
          <w:rFonts w:ascii="Cambria" w:hAnsi="Cambria"/>
        </w:rPr>
        <w:fldChar w:fldCharType="begin"/>
      </w:r>
      <w:r w:rsidR="003F66AA" w:rsidRPr="00BB241F">
        <w:rPr>
          <w:rFonts w:ascii="Cambria" w:hAnsi="Cambria"/>
        </w:rPr>
        <w:instrText xml:space="preserve"> ADDIN EN.CITE &lt;EndNote&gt;&lt;Cite&gt;&lt;Author&gt;Bellemain&lt;/Author&gt;&lt;Year&gt;2008&lt;/Year&gt;&lt;RecNum&gt;83&lt;/RecNum&gt;&lt;DisplayText&gt;(Bellemain &amp;amp; Ricklefs, 2008; Jønsson, Fabre, Ricklefs &amp;amp; Fjeldså, 2011)&lt;/DisplayText&gt;&lt;record&gt;&lt;rec-number&gt;83&lt;/rec-number&gt;&lt;foreign-keys&gt;&lt;key app="EN" db-id="few0x52dq052frepdtrpxadctdwpwsfffwed" timestamp="1742086153"&gt;83&lt;/key&gt;&lt;/foreign-keys&gt;&lt;ref-type name="Journal Article"&gt;17&lt;/ref-type&gt;&lt;contributors&gt;&lt;authors&gt;&lt;author&gt;Bellemain, Eva&lt;/author&gt;&lt;author&gt;Ricklefs, Robert E&lt;/author&gt;&lt;/authors&gt;&lt;/contributors&gt;&lt;titles&gt;&lt;title&gt;Are islands the end of the colonization road?&lt;/title&gt;&lt;secondary-title&gt;Trends in Ecology &amp;amp; Evolution&lt;/secondary-title&gt;&lt;/titles&gt;&lt;periodical&gt;&lt;full-title&gt;Trends in Ecology &amp;amp; Evolution&lt;/full-title&gt;&lt;/periodical&gt;&lt;pages&gt;461-468&lt;/pages&gt;&lt;volume&gt;23&lt;/volume&gt;&lt;number&gt;8&lt;/number&gt;&lt;dates&gt;&lt;year&gt;2008&lt;/year&gt;&lt;/dates&gt;&lt;isbn&gt;0169-5347&lt;/isbn&gt;&lt;urls&gt;&lt;/urls&gt;&lt;/record&gt;&lt;/Cite&gt;&lt;Cite&gt;&lt;Author&gt;Jønsson&lt;/Author&gt;&lt;Year&gt;2011&lt;/Year&gt;&lt;RecNum&gt;86&lt;/RecNum&gt;&lt;record&gt;&lt;rec-number&gt;86&lt;/rec-number&gt;&lt;foreign-keys&gt;&lt;key app="EN" db-id="few0x52dq052frepdtrpxadctdwpwsfffwed" timestamp="1742086860"&gt;86&lt;/key&gt;&lt;/foreign-keys&gt;&lt;ref-type name="Journal Article"&gt;17&lt;/ref-type&gt;&lt;contributors&gt;&lt;authors&gt;&lt;author&gt;Jønsson, Knud A&lt;/author&gt;&lt;author&gt;Fabre, Pierre-Henri&lt;/author&gt;&lt;author&gt;Ricklefs, Robert E&lt;/author&gt;&lt;author&gt;Fjeldså, Jon&lt;/author&gt;&lt;/authors&gt;&lt;/contributors&gt;&lt;titles&gt;&lt;title&gt;Major global radiation of corvoid birds originated in the proto-Papuan archipelago&lt;/title&gt;&lt;secondary-title&gt;Proceedings of the National Academy of Sciences&lt;/secondary-title&gt;&lt;/titles&gt;&lt;periodical&gt;&lt;full-title&gt;Proceedings of the National Academy of Sciences&lt;/full-title&gt;&lt;/periodical&gt;&lt;pages&gt;2328-2333&lt;/pages&gt;&lt;volume&gt;108&lt;/volume&gt;&lt;number&gt;6&lt;/number&gt;&lt;dates&gt;&lt;year&gt;2011&lt;/year&gt;&lt;/dates&gt;&lt;isbn&gt;0027-8424&lt;/isbn&gt;&lt;urls&gt;&lt;/urls&gt;&lt;/record&gt;&lt;/Cite&gt;&lt;/EndNote&gt;</w:instrText>
      </w:r>
      <w:r w:rsidR="00A465E6" w:rsidRPr="00BB241F">
        <w:rPr>
          <w:rFonts w:ascii="Cambria" w:hAnsi="Cambria"/>
        </w:rPr>
        <w:fldChar w:fldCharType="separate"/>
      </w:r>
      <w:r w:rsidR="003F66AA" w:rsidRPr="00BB241F">
        <w:rPr>
          <w:rFonts w:ascii="Cambria" w:hAnsi="Cambria"/>
          <w:noProof/>
        </w:rPr>
        <w:t>(Bellemain &amp; Ricklefs, 2008; Jønsson, Fabre, Ricklefs &amp; Fjeldså, 2011)</w:t>
      </w:r>
      <w:r w:rsidR="00A465E6" w:rsidRPr="00BB241F">
        <w:rPr>
          <w:rFonts w:ascii="Cambria" w:hAnsi="Cambria"/>
        </w:rPr>
        <w:fldChar w:fldCharType="end"/>
      </w:r>
      <w:r w:rsidRPr="00BB241F">
        <w:rPr>
          <w:rFonts w:ascii="Cambria" w:hAnsi="Cambria"/>
        </w:rPr>
        <w:t xml:space="preserve">. </w:t>
      </w:r>
      <w:r w:rsidR="00C64C58" w:rsidRPr="00BB241F">
        <w:rPr>
          <w:rFonts w:ascii="Cambria" w:hAnsi="Cambria"/>
        </w:rPr>
        <w:t>Likewise</w:t>
      </w:r>
      <w:r w:rsidR="00A42904" w:rsidRPr="00BB241F">
        <w:rPr>
          <w:rFonts w:ascii="Cambria" w:hAnsi="Cambria"/>
        </w:rPr>
        <w:t xml:space="preserve">, comparisons </w:t>
      </w:r>
      <w:r w:rsidR="00AE3647" w:rsidRPr="00BB241F">
        <w:rPr>
          <w:rFonts w:ascii="Cambria" w:hAnsi="Cambria"/>
        </w:rPr>
        <w:t>of</w:t>
      </w:r>
      <w:r w:rsidR="00A42904" w:rsidRPr="00BB241F">
        <w:rPr>
          <w:rFonts w:ascii="Cambria" w:hAnsi="Cambria"/>
        </w:rPr>
        <w:t xml:space="preserve"> key traits such as body size</w:t>
      </w:r>
      <w:r w:rsidR="002C6A2C" w:rsidRPr="00BB241F">
        <w:rPr>
          <w:rFonts w:ascii="Cambria" w:hAnsi="Cambria"/>
        </w:rPr>
        <w:t xml:space="preserve"> and shape</w:t>
      </w:r>
      <w:r w:rsidR="007E41FC" w:rsidRPr="00BB241F">
        <w:rPr>
          <w:rFonts w:ascii="Cambria" w:hAnsi="Cambria"/>
        </w:rPr>
        <w:t>,</w:t>
      </w:r>
      <w:r w:rsidR="00A42904" w:rsidRPr="00BB241F">
        <w:rPr>
          <w:rFonts w:ascii="Cambria" w:hAnsi="Cambria"/>
        </w:rPr>
        <w:t xml:space="preserve"> and ecological niche breadth across</w:t>
      </w:r>
      <w:r w:rsidR="00AE3647" w:rsidRPr="00BB241F">
        <w:rPr>
          <w:rFonts w:ascii="Cambria" w:hAnsi="Cambria"/>
        </w:rPr>
        <w:t xml:space="preserve"> </w:t>
      </w:r>
      <w:r w:rsidR="0064526C" w:rsidRPr="00BB241F">
        <w:rPr>
          <w:rFonts w:ascii="Cambria" w:hAnsi="Cambria"/>
        </w:rPr>
        <w:t>related</w:t>
      </w:r>
      <w:r w:rsidR="00A42904" w:rsidRPr="00BB241F">
        <w:rPr>
          <w:rFonts w:ascii="Cambria" w:hAnsi="Cambria"/>
        </w:rPr>
        <w:t xml:space="preserve"> </w:t>
      </w:r>
      <w:r w:rsidR="00AE3647" w:rsidRPr="00BB241F">
        <w:rPr>
          <w:rFonts w:ascii="Cambria" w:hAnsi="Cambria"/>
        </w:rPr>
        <w:t xml:space="preserve">insular and continental </w:t>
      </w:r>
      <w:r w:rsidR="00A42904" w:rsidRPr="00BB241F">
        <w:rPr>
          <w:rFonts w:ascii="Cambria" w:hAnsi="Cambria"/>
        </w:rPr>
        <w:t xml:space="preserve">radiations </w:t>
      </w:r>
      <w:r w:rsidR="00AE3647" w:rsidRPr="00BB241F">
        <w:rPr>
          <w:rFonts w:ascii="Cambria" w:hAnsi="Cambria"/>
        </w:rPr>
        <w:t xml:space="preserve">have emphasised both divergence and overlap, sometimes even </w:t>
      </w:r>
      <w:r w:rsidR="00C76A67" w:rsidRPr="00BB241F">
        <w:rPr>
          <w:rFonts w:ascii="Cambria" w:hAnsi="Cambria"/>
        </w:rPr>
        <w:t xml:space="preserve">within </w:t>
      </w:r>
      <w:r w:rsidR="00AE3647" w:rsidRPr="00BB241F">
        <w:rPr>
          <w:rFonts w:ascii="Cambria" w:hAnsi="Cambria"/>
        </w:rPr>
        <w:t xml:space="preserve">the same radiation </w:t>
      </w:r>
      <w:r w:rsidR="00416729" w:rsidRPr="00BB241F">
        <w:rPr>
          <w:rFonts w:ascii="Cambria" w:hAnsi="Cambria"/>
        </w:rPr>
        <w:fldChar w:fldCharType="begin">
          <w:fldData xml:space="preserve">PEVuZE5vdGU+PENpdGU+PEF1dGhvcj5IdWllPC9BdXRob3I+PFllYXI+MjAyMTwvWWVhcj48UmVj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</w:fldData>
        </w:fldChar>
      </w:r>
      <w:r w:rsidR="003F66AA" w:rsidRPr="00BB241F">
        <w:rPr>
          <w:rFonts w:ascii="Cambria" w:hAnsi="Cambria"/>
        </w:rPr>
        <w:instrText xml:space="preserve"> ADDIN EN.CITE </w:instrText>
      </w:r>
      <w:r w:rsidR="003F66AA" w:rsidRPr="00BB241F">
        <w:rPr>
          <w:rFonts w:ascii="Cambria" w:hAnsi="Cambria"/>
        </w:rPr>
        <w:fldChar w:fldCharType="begin">
          <w:fldData xml:space="preserve">PEVuZE5vdGU+PENpdGU+PEF1dGhvcj5IdWllPC9BdXRob3I+PFllYXI+MjAyMTwvWWVhcj48UmVj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</w:fldData>
        </w:fldChar>
      </w:r>
      <w:r w:rsidR="003F66AA" w:rsidRPr="00BB241F">
        <w:rPr>
          <w:rFonts w:ascii="Cambria" w:hAnsi="Cambria"/>
        </w:rPr>
        <w:instrText xml:space="preserve"> ADDIN EN.CITE.DATA </w:instrText>
      </w:r>
      <w:r w:rsidR="003F66AA" w:rsidRPr="00BB241F">
        <w:rPr>
          <w:rFonts w:ascii="Cambria" w:hAnsi="Cambria"/>
        </w:rPr>
      </w:r>
      <w:r w:rsidR="003F66AA" w:rsidRPr="00BB241F">
        <w:rPr>
          <w:rFonts w:ascii="Cambria" w:hAnsi="Cambria"/>
        </w:rPr>
        <w:fldChar w:fldCharType="end"/>
      </w:r>
      <w:r w:rsidR="00416729" w:rsidRPr="00BB241F">
        <w:rPr>
          <w:rFonts w:ascii="Cambria" w:hAnsi="Cambria"/>
        </w:rPr>
      </w:r>
      <w:r w:rsidR="00416729" w:rsidRPr="00BB241F">
        <w:rPr>
          <w:rFonts w:ascii="Cambria" w:hAnsi="Cambria"/>
        </w:rPr>
        <w:fldChar w:fldCharType="separate"/>
      </w:r>
      <w:r w:rsidR="003F66AA" w:rsidRPr="00BB241F">
        <w:rPr>
          <w:rFonts w:ascii="Cambria" w:hAnsi="Cambria"/>
          <w:noProof/>
        </w:rPr>
        <w:t>(Huie, Prates, Bell &amp; de Queiroz, 2021; Patton, Harmon, del Rosario Castañeda, Frank, Donihue, Herrel &amp; Losos, 2021)</w:t>
      </w:r>
      <w:r w:rsidR="00416729" w:rsidRPr="00BB241F">
        <w:rPr>
          <w:rFonts w:ascii="Cambria" w:hAnsi="Cambria"/>
        </w:rPr>
        <w:fldChar w:fldCharType="end"/>
      </w:r>
      <w:r w:rsidR="00AE3647" w:rsidRPr="00BB241F">
        <w:rPr>
          <w:rFonts w:ascii="Cambria" w:hAnsi="Cambria"/>
        </w:rPr>
        <w:t>.</w:t>
      </w:r>
      <w:r w:rsidR="0008432F" w:rsidRPr="00BB241F">
        <w:rPr>
          <w:rFonts w:ascii="Cambria" w:hAnsi="Cambria"/>
        </w:rPr>
        <w:t xml:space="preserve"> </w:t>
      </w:r>
      <w:r w:rsidR="002C6A2C" w:rsidRPr="00BB241F">
        <w:rPr>
          <w:rFonts w:ascii="Cambria" w:hAnsi="Cambria"/>
        </w:rPr>
        <w:t>The dynamic</w:t>
      </w:r>
      <w:r w:rsidR="0064526C" w:rsidRPr="00BB241F">
        <w:rPr>
          <w:rFonts w:ascii="Cambria" w:hAnsi="Cambria"/>
        </w:rPr>
        <w:t>,</w:t>
      </w:r>
      <w:r w:rsidR="002C6A2C" w:rsidRPr="00BB241F">
        <w:rPr>
          <w:rFonts w:ascii="Cambria" w:hAnsi="Cambria"/>
        </w:rPr>
        <w:t xml:space="preserve"> complex</w:t>
      </w:r>
      <w:r w:rsidR="00C76A67" w:rsidRPr="00BB241F">
        <w:rPr>
          <w:rFonts w:ascii="Cambria" w:hAnsi="Cambria"/>
        </w:rPr>
        <w:t>,</w:t>
      </w:r>
      <w:r w:rsidR="002C6A2C" w:rsidRPr="00BB241F">
        <w:rPr>
          <w:rFonts w:ascii="Cambria" w:hAnsi="Cambria"/>
        </w:rPr>
        <w:t xml:space="preserve"> and poorly </w:t>
      </w:r>
      <w:r w:rsidR="00C76A67" w:rsidRPr="00BB241F">
        <w:rPr>
          <w:rFonts w:ascii="Cambria" w:hAnsi="Cambria"/>
        </w:rPr>
        <w:t xml:space="preserve">understood </w:t>
      </w:r>
      <w:r w:rsidR="002C6A2C" w:rsidRPr="00BB241F">
        <w:rPr>
          <w:rFonts w:ascii="Cambria" w:hAnsi="Cambria"/>
        </w:rPr>
        <w:t>geological histories</w:t>
      </w:r>
      <w:r w:rsidR="00A465E6" w:rsidRPr="00BB241F">
        <w:rPr>
          <w:rFonts w:ascii="Cambria" w:hAnsi="Cambria"/>
        </w:rPr>
        <w:t xml:space="preserve"> of many island systems</w:t>
      </w:r>
      <w:r w:rsidR="002C6A2C" w:rsidRPr="00BB241F">
        <w:rPr>
          <w:rFonts w:ascii="Cambria" w:hAnsi="Cambria"/>
        </w:rPr>
        <w:t xml:space="preserve"> can further </w:t>
      </w:r>
      <w:r w:rsidR="00541BC7" w:rsidRPr="00BB241F">
        <w:rPr>
          <w:rFonts w:ascii="Cambria" w:hAnsi="Cambria"/>
        </w:rPr>
        <w:t>obscure</w:t>
      </w:r>
      <w:r w:rsidR="002C6A2C" w:rsidRPr="00BB241F">
        <w:rPr>
          <w:rFonts w:ascii="Cambria" w:hAnsi="Cambria"/>
        </w:rPr>
        <w:t xml:space="preserve"> their </w:t>
      </w:r>
      <w:r w:rsidR="00A465E6" w:rsidRPr="00BB241F">
        <w:rPr>
          <w:rFonts w:ascii="Cambria" w:hAnsi="Cambria"/>
        </w:rPr>
        <w:t>role in shaping region</w:t>
      </w:r>
      <w:r w:rsidR="0064526C" w:rsidRPr="00BB241F">
        <w:rPr>
          <w:rFonts w:ascii="Cambria" w:hAnsi="Cambria"/>
        </w:rPr>
        <w:t>al</w:t>
      </w:r>
      <w:r w:rsidR="00A465E6" w:rsidRPr="00BB241F">
        <w:rPr>
          <w:rFonts w:ascii="Cambria" w:hAnsi="Cambria"/>
        </w:rPr>
        <w:t xml:space="preserve"> biota</w:t>
      </w:r>
      <w:r w:rsidR="002C6A2C" w:rsidRPr="00BB241F">
        <w:rPr>
          <w:rFonts w:ascii="Cambria" w:hAnsi="Cambria"/>
        </w:rPr>
        <w:t xml:space="preserve">s </w:t>
      </w:r>
      <w:r w:rsidR="00A465E6" w:rsidRPr="00BB241F">
        <w:rPr>
          <w:rFonts w:ascii="Cambria" w:hAnsi="Cambria"/>
        </w:rPr>
        <w:fldChar w:fldCharType="begin"/>
      </w:r>
      <w:r w:rsidR="00DF7BC7" w:rsidRPr="00BB241F">
        <w:rPr>
          <w:rFonts w:ascii="Cambria" w:hAnsi="Cambria"/>
        </w:rPr>
        <w:instrText xml:space="preserve"> ADDIN EN.CITE &lt;EndNote&gt;&lt;Cite&gt;&lt;Author&gt;Whittaker&lt;/Author&gt;&lt;Year&gt;2017&lt;/Year&gt;&lt;RecNum&gt;84&lt;/RecNum&gt;&lt;DisplayText&gt;(Whittaker et al., 2017)&lt;/DisplayText&gt;&lt;record&gt;&lt;rec-number&gt;84&lt;/rec-number&gt;&lt;foreign-keys&gt;&lt;key app="EN" db-id="few0x52dq052frepdtrpxadctdwpwsfffwed" timestamp="1742086157"&gt;84&lt;/key&gt;&lt;/foreign-keys&gt;&lt;ref-type name="Journal Article"&gt;17&lt;/ref-type&gt;&lt;contributors&gt;&lt;authors&gt;&lt;author&gt;Whittaker, Robert J&lt;/author&gt;&lt;author&gt;Fernández-Palacios, José María&lt;/author&gt;&lt;author&gt;Matthews, Thomas J&lt;/author&gt;&lt;author&gt;Borregaard, Michael K&lt;/author&gt;&lt;author&gt;Triantis, Kostas A&lt;/author&gt;&lt;/authors&gt;&lt;/contributors&gt;&lt;titles&gt;&lt;title&gt;Island biogeography: taking the long view of nature’s laboratories&lt;/title&gt;&lt;secondary-title&gt;Science&lt;/secondary-title&gt;&lt;/titles&gt;&lt;periodical&gt;&lt;full-title&gt;Science&lt;/full-title&gt;&lt;/periodical&gt;&lt;pages&gt;eaam8326&lt;/pages&gt;&lt;volume&gt;357&lt;/volume&gt;&lt;number&gt;6354&lt;/number&gt;&lt;dates&gt;&lt;year&gt;2017&lt;/year&gt;&lt;/dates&gt;&lt;isbn&gt;0036-8075&lt;/isbn&gt;&lt;urls&gt;&lt;/urls&gt;&lt;/record&gt;&lt;/Cite&gt;&lt;/EndNote&gt;</w:instrText>
      </w:r>
      <w:r w:rsidR="00A465E6" w:rsidRPr="00BB241F">
        <w:rPr>
          <w:rFonts w:ascii="Cambria" w:hAnsi="Cambria"/>
        </w:rPr>
        <w:fldChar w:fldCharType="separate"/>
      </w:r>
      <w:r w:rsidR="00DF7BC7" w:rsidRPr="00BB241F">
        <w:rPr>
          <w:rFonts w:ascii="Cambria" w:hAnsi="Cambria"/>
          <w:noProof/>
        </w:rPr>
        <w:t>(Whittaker et al., 2017)</w:t>
      </w:r>
      <w:r w:rsidR="00A465E6" w:rsidRPr="00BB241F">
        <w:rPr>
          <w:rFonts w:ascii="Cambria" w:hAnsi="Cambria"/>
        </w:rPr>
        <w:fldChar w:fldCharType="end"/>
      </w:r>
      <w:r w:rsidR="002C6A2C" w:rsidRPr="00BB241F">
        <w:rPr>
          <w:rFonts w:ascii="Cambria" w:hAnsi="Cambria"/>
        </w:rPr>
        <w:t xml:space="preserve">. </w:t>
      </w:r>
    </w:p>
    <w:p w14:paraId="7F824128" w14:textId="0E6E9A99" w:rsidR="0046604A" w:rsidRPr="00BB241F" w:rsidRDefault="00D22674" w:rsidP="00B10B84">
      <w:pPr>
        <w:spacing w:line="360" w:lineRule="auto"/>
        <w:rPr>
          <w:rFonts w:ascii="Cambria" w:hAnsi="Cambria"/>
        </w:rPr>
      </w:pPr>
      <w:r w:rsidRPr="00BB241F">
        <w:rPr>
          <w:rFonts w:ascii="Cambria" w:hAnsi="Cambria"/>
        </w:rPr>
        <w:tab/>
      </w:r>
      <w:r w:rsidR="00142599" w:rsidRPr="00BB241F">
        <w:rPr>
          <w:rFonts w:ascii="Cambria" w:hAnsi="Cambria"/>
        </w:rPr>
        <w:t xml:space="preserve">The “island continent” of </w:t>
      </w:r>
      <w:r w:rsidR="00EE4466" w:rsidRPr="00BB241F">
        <w:rPr>
          <w:rFonts w:ascii="Cambria" w:hAnsi="Cambria"/>
        </w:rPr>
        <w:t>Australia</w:t>
      </w:r>
      <w:r w:rsidR="00EC0766" w:rsidRPr="00BB241F">
        <w:rPr>
          <w:rFonts w:ascii="Cambria" w:hAnsi="Cambria"/>
        </w:rPr>
        <w:t>,</w:t>
      </w:r>
      <w:r w:rsidR="00EE4466" w:rsidRPr="00BB241F">
        <w:rPr>
          <w:rFonts w:ascii="Cambria" w:hAnsi="Cambria"/>
        </w:rPr>
        <w:t xml:space="preserve"> and</w:t>
      </w:r>
      <w:r w:rsidR="00142599" w:rsidRPr="00BB241F">
        <w:rPr>
          <w:rFonts w:ascii="Cambria" w:hAnsi="Cambria"/>
        </w:rPr>
        <w:t xml:space="preserve"> nearby</w:t>
      </w:r>
      <w:r w:rsidR="00EE4466" w:rsidRPr="00BB241F">
        <w:rPr>
          <w:rFonts w:ascii="Cambria" w:hAnsi="Cambria"/>
        </w:rPr>
        <w:t xml:space="preserve"> </w:t>
      </w:r>
      <w:r w:rsidR="00E55C14" w:rsidRPr="00BB241F">
        <w:rPr>
          <w:rFonts w:ascii="Cambria" w:hAnsi="Cambria"/>
        </w:rPr>
        <w:t>Melanesia</w:t>
      </w:r>
      <w:r w:rsidR="007E41FC" w:rsidRPr="00BB241F">
        <w:rPr>
          <w:rFonts w:ascii="Cambria" w:hAnsi="Cambria"/>
        </w:rPr>
        <w:t>—</w:t>
      </w:r>
      <w:r w:rsidR="00E55C14" w:rsidRPr="00BB241F">
        <w:rPr>
          <w:rFonts w:ascii="Cambria" w:hAnsi="Cambria"/>
        </w:rPr>
        <w:t>centred on the world’s largest and highest tropical island</w:t>
      </w:r>
      <w:del w:id="2" w:author="Nicholas Matzke" w:date="2025-09-06T12:11:00Z" w16du:dateUtc="2025-09-06T00:11:00Z">
        <w:r w:rsidR="00E55C14" w:rsidRPr="00BB241F" w:rsidDel="00B46F15">
          <w:rPr>
            <w:rFonts w:ascii="Cambria" w:hAnsi="Cambria"/>
          </w:rPr>
          <w:delText xml:space="preserve"> of</w:delText>
        </w:r>
      </w:del>
      <w:ins w:id="3" w:author="Nicholas Matzke" w:date="2025-09-06T12:11:00Z" w16du:dateUtc="2025-09-06T00:11:00Z">
        <w:r w:rsidR="00B46F15">
          <w:rPr>
            <w:rFonts w:ascii="Cambria" w:hAnsi="Cambria"/>
          </w:rPr>
          <w:t>,</w:t>
        </w:r>
      </w:ins>
      <w:r w:rsidR="00E55C14" w:rsidRPr="00BB241F">
        <w:rPr>
          <w:rFonts w:ascii="Cambria" w:hAnsi="Cambria"/>
        </w:rPr>
        <w:t xml:space="preserve"> New Guinea</w:t>
      </w:r>
      <w:r w:rsidR="007E41FC" w:rsidRPr="00BB241F">
        <w:rPr>
          <w:rFonts w:ascii="Cambria" w:hAnsi="Cambria"/>
        </w:rPr>
        <w:t>—</w:t>
      </w:r>
      <w:r w:rsidR="00AE3647" w:rsidRPr="00BB241F">
        <w:rPr>
          <w:rFonts w:ascii="Cambria" w:hAnsi="Cambria"/>
        </w:rPr>
        <w:t>provide opportunit</w:t>
      </w:r>
      <w:r w:rsidR="00125216" w:rsidRPr="00BB241F">
        <w:rPr>
          <w:rFonts w:ascii="Cambria" w:hAnsi="Cambria"/>
        </w:rPr>
        <w:t>ies</w:t>
      </w:r>
      <w:r w:rsidR="00AE3647" w:rsidRPr="00BB241F">
        <w:rPr>
          <w:rFonts w:ascii="Cambria" w:hAnsi="Cambria"/>
        </w:rPr>
        <w:t xml:space="preserve"> for focused</w:t>
      </w:r>
      <w:r w:rsidR="00125216" w:rsidRPr="00BB241F">
        <w:rPr>
          <w:rFonts w:ascii="Cambria" w:hAnsi="Cambria"/>
        </w:rPr>
        <w:t xml:space="preserve"> comparison</w:t>
      </w:r>
      <w:r w:rsidR="00AE3647" w:rsidRPr="00BB241F">
        <w:rPr>
          <w:rFonts w:ascii="Cambria" w:hAnsi="Cambria"/>
        </w:rPr>
        <w:t xml:space="preserve"> of </w:t>
      </w:r>
      <w:r w:rsidR="00080777" w:rsidRPr="00BB241F">
        <w:rPr>
          <w:rFonts w:ascii="Cambria" w:hAnsi="Cambria"/>
        </w:rPr>
        <w:t xml:space="preserve">patterns of </w:t>
      </w:r>
      <w:r w:rsidR="00AE3647" w:rsidRPr="00BB241F">
        <w:rPr>
          <w:rFonts w:ascii="Cambria" w:hAnsi="Cambria"/>
        </w:rPr>
        <w:t>biotic radiation and dispersal across geographically proximate continental and insular regions.</w:t>
      </w:r>
      <w:r w:rsidR="00125216" w:rsidRPr="00BB241F">
        <w:rPr>
          <w:rFonts w:ascii="Cambria" w:hAnsi="Cambria"/>
        </w:rPr>
        <w:t xml:space="preserve"> </w:t>
      </w:r>
      <w:r w:rsidR="00AD6BFD" w:rsidRPr="00BB241F">
        <w:rPr>
          <w:rFonts w:ascii="Cambria" w:hAnsi="Cambria"/>
        </w:rPr>
        <w:t>These two</w:t>
      </w:r>
      <w:r w:rsidR="00125216" w:rsidRPr="00BB241F">
        <w:rPr>
          <w:rFonts w:ascii="Cambria" w:hAnsi="Cambria"/>
        </w:rPr>
        <w:t xml:space="preserve"> regions</w:t>
      </w:r>
      <w:r w:rsidR="00AD6BFD" w:rsidRPr="00BB241F">
        <w:rPr>
          <w:rFonts w:ascii="Cambria" w:hAnsi="Cambria"/>
        </w:rPr>
        <w:t xml:space="preserve"> share many lineages </w:t>
      </w:r>
      <w:commentRangeStart w:id="4"/>
      <w:r w:rsidR="00416729" w:rsidRPr="00BB241F">
        <w:rPr>
          <w:rFonts w:ascii="Cambria" w:hAnsi="Cambria"/>
        </w:rPr>
        <w:fldChar w:fldCharType="begin">
          <w:fldData xml:space="preserve">PEVuZE5vdGU+PENpdGU+PEF1dGhvcj5NaXRjaGVsbDwvQXV0aG9yPjxZZWFyPjIwMTQ8L1llYXI+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</w:fldData>
        </w:fldChar>
      </w:r>
      <w:r w:rsidR="003F66AA" w:rsidRPr="00BB241F">
        <w:rPr>
          <w:rFonts w:ascii="Cambria" w:hAnsi="Cambria"/>
        </w:rPr>
        <w:instrText xml:space="preserve"> ADDIN EN.CITE </w:instrText>
      </w:r>
      <w:r w:rsidR="003F66AA" w:rsidRPr="00BB241F">
        <w:rPr>
          <w:rFonts w:ascii="Cambria" w:hAnsi="Cambria"/>
        </w:rPr>
        <w:fldChar w:fldCharType="begin">
          <w:fldData xml:space="preserve">PEVuZE5vdGU+PENpdGU+PEF1dGhvcj5NaXRjaGVsbDwvQXV0aG9yPjxZZWFyPjIwMTQ8L1llYXI+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</w:fldData>
        </w:fldChar>
      </w:r>
      <w:r w:rsidR="003F66AA" w:rsidRPr="00BB241F">
        <w:rPr>
          <w:rFonts w:ascii="Cambria" w:hAnsi="Cambria"/>
        </w:rPr>
        <w:instrText xml:space="preserve"> ADDIN EN.CITE.DATA </w:instrText>
      </w:r>
      <w:r w:rsidR="003F66AA" w:rsidRPr="00BB241F">
        <w:rPr>
          <w:rFonts w:ascii="Cambria" w:hAnsi="Cambria"/>
        </w:rPr>
      </w:r>
      <w:r w:rsidR="003F66AA" w:rsidRPr="00BB241F">
        <w:rPr>
          <w:rFonts w:ascii="Cambria" w:hAnsi="Cambria"/>
        </w:rPr>
        <w:fldChar w:fldCharType="end"/>
      </w:r>
      <w:r w:rsidR="00416729" w:rsidRPr="00BB241F">
        <w:rPr>
          <w:rFonts w:ascii="Cambria" w:hAnsi="Cambria"/>
        </w:rPr>
      </w:r>
      <w:r w:rsidR="00416729" w:rsidRPr="00BB241F">
        <w:rPr>
          <w:rFonts w:ascii="Cambria" w:hAnsi="Cambria"/>
        </w:rPr>
        <w:fldChar w:fldCharType="separate"/>
      </w:r>
      <w:r w:rsidR="003F66AA" w:rsidRPr="00BB241F">
        <w:rPr>
          <w:rFonts w:ascii="Cambria" w:hAnsi="Cambria"/>
          <w:noProof/>
        </w:rPr>
        <w:t>(Heinsohn &amp; Hope, 2006; Letsch, Balke, Kusy, McKenna, Pramesa Narakusumo, Sagata, Toussaint, White &amp; Riedel, 2023; Mitchell, Pratt, Watson, Gibb, Llamas, Kasper, Edson, Hopwood, Male &amp; Armstrong, 2014; Pavón-Vázquez, Brennan, Skeels &amp; Keogh, 2022; Tallowin, Meiri, Donnellan, Richards, Austin &amp; Oliver, 2020)</w:t>
      </w:r>
      <w:r w:rsidR="00416729" w:rsidRPr="00BB241F">
        <w:rPr>
          <w:rFonts w:ascii="Cambria" w:hAnsi="Cambria"/>
        </w:rPr>
        <w:fldChar w:fldCharType="end"/>
      </w:r>
      <w:commentRangeEnd w:id="4"/>
      <w:r w:rsidR="00B46F15">
        <w:rPr>
          <w:rStyle w:val="CommentReference"/>
        </w:rPr>
        <w:commentReference w:id="4"/>
      </w:r>
      <w:r w:rsidR="00AD6BFD" w:rsidRPr="00BB241F">
        <w:rPr>
          <w:rFonts w:ascii="Cambria" w:hAnsi="Cambria"/>
        </w:rPr>
        <w:t xml:space="preserve">, but are also </w:t>
      </w:r>
      <w:r w:rsidR="00C31D4D" w:rsidRPr="00BB241F">
        <w:rPr>
          <w:rFonts w:ascii="Cambria" w:hAnsi="Cambria"/>
        </w:rPr>
        <w:t xml:space="preserve">each </w:t>
      </w:r>
      <w:r w:rsidR="00AD6BFD" w:rsidRPr="00BB241F">
        <w:rPr>
          <w:rFonts w:ascii="Cambria" w:hAnsi="Cambria"/>
        </w:rPr>
        <w:t>characterised by</w:t>
      </w:r>
      <w:r w:rsidR="00C31D4D" w:rsidRPr="00BB241F">
        <w:rPr>
          <w:rFonts w:ascii="Cambria" w:hAnsi="Cambria"/>
        </w:rPr>
        <w:t xml:space="preserve"> their own</w:t>
      </w:r>
      <w:r w:rsidR="00AD6BFD" w:rsidRPr="00BB241F">
        <w:rPr>
          <w:rFonts w:ascii="Cambria" w:hAnsi="Cambria"/>
        </w:rPr>
        <w:t xml:space="preserve"> rich and highly endemic biotas </w:t>
      </w:r>
      <w:r w:rsidR="00AD6BFD" w:rsidRPr="00BB241F">
        <w:rPr>
          <w:rFonts w:ascii="Cambria" w:hAnsi="Cambria"/>
        </w:rPr>
        <w:fldChar w:fldCharType="begin"/>
      </w:r>
      <w:r w:rsidR="003F66AA" w:rsidRPr="00BB241F">
        <w:rPr>
          <w:rFonts w:ascii="Cambria" w:hAnsi="Cambria"/>
        </w:rPr>
        <w:instrText xml:space="preserve"> ADDIN EN.CITE &lt;EndNote&gt;&lt;Cite&gt;&lt;Author&gt;Joyce&lt;/Author&gt;&lt;Year&gt;2021&lt;/Year&gt;&lt;RecNum&gt;63&lt;/RecNum&gt;&lt;DisplayText&gt;(Joyce, Thiele, Slik &amp;amp; Crayn, 2021; Prasetya, Moritz, Joseph, Stelling &amp;amp; Oliver, 2023)&lt;/DisplayText&gt;&lt;record&gt;&lt;rec-number&gt;63&lt;/rec-number&gt;&lt;foreign-keys&gt;&lt;key app="EN" db-id="few0x52dq052frepdtrpxadctdwpwsfffwed" timestamp="1741932074"&gt;63&lt;/key&gt;&lt;/foreign-keys&gt;&lt;ref-type name="Journal Article"&gt;17&lt;/ref-type&gt;&lt;contributors&gt;&lt;authors&gt;&lt;author&gt;Joyce, Elizabeth M&lt;/author&gt;&lt;author&gt;Thiele, Kevin R&lt;/author&gt;&lt;author&gt;Slik, JW Ferry&lt;/author&gt;&lt;author&gt;Crayn, Darren M&lt;/author&gt;&lt;/authors&gt;&lt;/contributors&gt;&lt;titles&gt;&lt;title&gt;Plants will cross the lines: climate and available land mass are the major determinants of phytogeographical patterns in the Sunda–Sahul Convergence Zone&lt;/title&gt;&lt;secondary-title&gt;Biological Journal of the Linnean Society&lt;/secondary-title&gt;&lt;/titles&gt;&lt;periodical&gt;&lt;full-title&gt;Biological Journal of the Linnean Society&lt;/full-title&gt;&lt;/periodical&gt;&lt;pages&gt;374-387&lt;/pages&gt;&lt;volume&gt;132&lt;/volume&gt;&lt;number&gt;2&lt;/number&gt;&lt;dates&gt;&lt;year&gt;2021&lt;/year&gt;&lt;/dates&gt;&lt;isbn&gt;0024-4066&lt;/isbn&gt;&lt;urls&gt;&lt;/urls&gt;&lt;/record&gt;&lt;/Cite&gt;&lt;Cite&gt;&lt;Author&gt;Prasetya&lt;/Author&gt;&lt;Year&gt;2023&lt;/Year&gt;&lt;RecNum&gt;36&lt;/RecNum&gt;&lt;record&gt;&lt;rec-number&gt;36&lt;/rec-number&gt;&lt;foreign-keys&gt;&lt;key app="EN" db-id="few0x52dq052frepdtrpxadctdwpwsfffwed" timestamp="1720010821"&gt;36&lt;/key&gt;&lt;/foreign-keys&gt;&lt;ref-type name="Journal Article"&gt;17&lt;/ref-type&gt;&lt;contributors&gt;&lt;authors&gt;&lt;author&gt;Prasetya, Audrey M.&lt;/author&gt;&lt;author&gt;Moritz, Craig&lt;/author&gt;&lt;author&gt;Joseph, Leo&lt;/author&gt;&lt;author&gt;Stelling, Maisie W.&lt;/author&gt;&lt;author&gt;Oliver, Paul M.&lt;/author&gt;&lt;/authors&gt;&lt;/contributors&gt;&lt;titles&gt;&lt;title&gt;Birds and barriers: present and past seas are dominant correlates of avian turnover in the Indo-Australian Archipelago&lt;/title&gt;&lt;secondary-title&gt;Frontiers of Biogeography&lt;/secondary-title&gt;&lt;/titles&gt;&lt;periodical&gt;&lt;full-title&gt;Frontiers of Biogeography&lt;/full-title&gt;&lt;/periodical&gt;&lt;volume&gt;15&lt;/volume&gt;&lt;number&gt;2&lt;/number&gt;&lt;dates&gt;&lt;year&gt;2023&lt;/year&gt;&lt;/dates&gt;&lt;isbn&gt;1948-6596&lt;/isbn&gt;&lt;urls&gt;&lt;/urls&gt;&lt;electronic-resource-num&gt;10.21425/f5fbg58189&lt;/electronic-resource-num&gt;&lt;/record&gt;&lt;/Cite&gt;&lt;/EndNote&gt;</w:instrText>
      </w:r>
      <w:r w:rsidR="00AD6BFD" w:rsidRPr="00BB241F">
        <w:rPr>
          <w:rFonts w:ascii="Cambria" w:hAnsi="Cambria"/>
        </w:rPr>
        <w:fldChar w:fldCharType="separate"/>
      </w:r>
      <w:r w:rsidR="003F66AA" w:rsidRPr="00BB241F">
        <w:rPr>
          <w:rFonts w:ascii="Cambria" w:hAnsi="Cambria"/>
          <w:noProof/>
        </w:rPr>
        <w:t>(Joyce, Thiele, Slik &amp; Crayn, 2021; Prasetya, Moritz, Joseph, Stelling &amp; Oliver, 2023)</w:t>
      </w:r>
      <w:r w:rsidR="00AD6BFD" w:rsidRPr="00BB241F">
        <w:rPr>
          <w:rFonts w:ascii="Cambria" w:hAnsi="Cambria"/>
        </w:rPr>
        <w:fldChar w:fldCharType="end"/>
      </w:r>
      <w:r w:rsidR="00711976" w:rsidRPr="00BB241F">
        <w:rPr>
          <w:rFonts w:ascii="Cambria" w:hAnsi="Cambria"/>
        </w:rPr>
        <w:t>.</w:t>
      </w:r>
      <w:r w:rsidR="00AD6BFD" w:rsidRPr="00BB241F">
        <w:rPr>
          <w:rFonts w:ascii="Cambria" w:hAnsi="Cambria"/>
        </w:rPr>
        <w:t xml:space="preserve"> Australia and Melanesia</w:t>
      </w:r>
      <w:r w:rsidR="0046604A" w:rsidRPr="00BB241F">
        <w:rPr>
          <w:rFonts w:ascii="Cambria" w:hAnsi="Cambria"/>
        </w:rPr>
        <w:t xml:space="preserve"> are also dominated by strongly contrasting environments</w:t>
      </w:r>
      <w:r w:rsidR="007E41FC" w:rsidRPr="00BB241F">
        <w:rPr>
          <w:rFonts w:ascii="Cambria" w:hAnsi="Cambria"/>
        </w:rPr>
        <w:t>—</w:t>
      </w:r>
      <w:r w:rsidR="00AD6BFD" w:rsidRPr="00BB241F">
        <w:rPr>
          <w:rFonts w:ascii="Cambria" w:hAnsi="Cambria"/>
        </w:rPr>
        <w:t>the former</w:t>
      </w:r>
      <w:r w:rsidR="0046604A" w:rsidRPr="00BB241F">
        <w:rPr>
          <w:rFonts w:ascii="Cambria" w:hAnsi="Cambria"/>
        </w:rPr>
        <w:t xml:space="preserve"> is predomina</w:t>
      </w:r>
      <w:r w:rsidR="00C76A67" w:rsidRPr="00BB241F">
        <w:rPr>
          <w:rFonts w:ascii="Cambria" w:hAnsi="Cambria"/>
        </w:rPr>
        <w:t>n</w:t>
      </w:r>
      <w:r w:rsidR="0046604A" w:rsidRPr="00BB241F">
        <w:rPr>
          <w:rFonts w:ascii="Cambria" w:hAnsi="Cambria"/>
        </w:rPr>
        <w:t xml:space="preserve">tly arid, flat and </w:t>
      </w:r>
      <w:r w:rsidR="00EC0766" w:rsidRPr="00BB241F">
        <w:rPr>
          <w:rFonts w:ascii="Cambria" w:hAnsi="Cambria"/>
        </w:rPr>
        <w:t>mo</w:t>
      </w:r>
      <w:r w:rsidR="000A1326" w:rsidRPr="00BB241F">
        <w:rPr>
          <w:rFonts w:ascii="Cambria" w:hAnsi="Cambria"/>
        </w:rPr>
        <w:t>re</w:t>
      </w:r>
      <w:r w:rsidR="00EC0766" w:rsidRPr="00BB241F">
        <w:rPr>
          <w:rFonts w:ascii="Cambria" w:hAnsi="Cambria"/>
        </w:rPr>
        <w:t xml:space="preserve"> </w:t>
      </w:r>
      <w:r w:rsidR="0046604A" w:rsidRPr="00BB241F">
        <w:rPr>
          <w:rFonts w:ascii="Cambria" w:hAnsi="Cambria"/>
        </w:rPr>
        <w:t>temperate</w:t>
      </w:r>
      <w:r w:rsidR="00C76A67" w:rsidRPr="00BB241F">
        <w:rPr>
          <w:rFonts w:ascii="Cambria" w:hAnsi="Cambria"/>
        </w:rPr>
        <w:t>;</w:t>
      </w:r>
      <w:r w:rsidR="0046604A" w:rsidRPr="00BB241F">
        <w:rPr>
          <w:rFonts w:ascii="Cambria" w:hAnsi="Cambria"/>
        </w:rPr>
        <w:t xml:space="preserve"> while </w:t>
      </w:r>
      <w:r w:rsidR="00AD6BFD" w:rsidRPr="00BB241F">
        <w:rPr>
          <w:rFonts w:ascii="Cambria" w:hAnsi="Cambria"/>
        </w:rPr>
        <w:t>the island</w:t>
      </w:r>
      <w:r w:rsidR="00383EB3" w:rsidRPr="00BB241F">
        <w:rPr>
          <w:rFonts w:ascii="Cambria" w:hAnsi="Cambria"/>
        </w:rPr>
        <w:t>s</w:t>
      </w:r>
      <w:r w:rsidR="00AD6BFD" w:rsidRPr="00BB241F">
        <w:rPr>
          <w:rFonts w:ascii="Cambria" w:hAnsi="Cambria"/>
        </w:rPr>
        <w:t xml:space="preserve"> of Melanes</w:t>
      </w:r>
      <w:r w:rsidR="00D62885" w:rsidRPr="00BB241F">
        <w:rPr>
          <w:rFonts w:ascii="Cambria" w:hAnsi="Cambria"/>
        </w:rPr>
        <w:t>i</w:t>
      </w:r>
      <w:r w:rsidR="00AD6BFD" w:rsidRPr="00BB241F">
        <w:rPr>
          <w:rFonts w:ascii="Cambria" w:hAnsi="Cambria"/>
        </w:rPr>
        <w:t>a (</w:t>
      </w:r>
      <w:r w:rsidR="0046604A" w:rsidRPr="00BB241F">
        <w:rPr>
          <w:rFonts w:ascii="Cambria" w:hAnsi="Cambria"/>
        </w:rPr>
        <w:t>and especially New Guinea</w:t>
      </w:r>
      <w:r w:rsidR="00AD6BFD" w:rsidRPr="00BB241F">
        <w:rPr>
          <w:rFonts w:ascii="Cambria" w:hAnsi="Cambria"/>
        </w:rPr>
        <w:t>) are</w:t>
      </w:r>
      <w:r w:rsidR="0046604A" w:rsidRPr="00BB241F">
        <w:rPr>
          <w:rFonts w:ascii="Cambria" w:hAnsi="Cambria"/>
        </w:rPr>
        <w:t xml:space="preserve"> wet, </w:t>
      </w:r>
      <w:r w:rsidR="008629BD" w:rsidRPr="00BB241F">
        <w:rPr>
          <w:rFonts w:ascii="Cambria" w:hAnsi="Cambria"/>
        </w:rPr>
        <w:t xml:space="preserve">more mountainous, and </w:t>
      </w:r>
      <w:r w:rsidR="0046604A" w:rsidRPr="00BB241F">
        <w:rPr>
          <w:rFonts w:ascii="Cambria" w:hAnsi="Cambria"/>
        </w:rPr>
        <w:t xml:space="preserve">tropical. </w:t>
      </w:r>
      <w:r w:rsidR="00AD6BFD" w:rsidRPr="00BB241F">
        <w:rPr>
          <w:rFonts w:ascii="Cambria" w:hAnsi="Cambria"/>
        </w:rPr>
        <w:t>T</w:t>
      </w:r>
      <w:r w:rsidR="0046604A" w:rsidRPr="00BB241F">
        <w:rPr>
          <w:rFonts w:ascii="Cambria" w:hAnsi="Cambria"/>
        </w:rPr>
        <w:t xml:space="preserve">hese two broad areas provide an opportunity </w:t>
      </w:r>
      <w:r w:rsidR="0046604A" w:rsidRPr="00BB241F">
        <w:rPr>
          <w:rFonts w:ascii="Cambria" w:hAnsi="Cambria"/>
        </w:rPr>
        <w:lastRenderedPageBreak/>
        <w:t xml:space="preserve">to </w:t>
      </w:r>
      <w:r w:rsidR="00AD6BFD" w:rsidRPr="00BB241F">
        <w:rPr>
          <w:rFonts w:ascii="Cambria" w:hAnsi="Cambria"/>
        </w:rPr>
        <w:t>examine</w:t>
      </w:r>
      <w:r w:rsidR="0046604A" w:rsidRPr="00BB241F">
        <w:rPr>
          <w:rFonts w:ascii="Cambria" w:hAnsi="Cambria"/>
        </w:rPr>
        <w:t xml:space="preserve"> the extent to which increasing geographic proximity may</w:t>
      </w:r>
      <w:r w:rsidR="007E41FC" w:rsidRPr="00BB241F">
        <w:rPr>
          <w:rFonts w:ascii="Cambria" w:hAnsi="Cambria"/>
        </w:rPr>
        <w:t>,</w:t>
      </w:r>
      <w:r w:rsidR="0046604A" w:rsidRPr="00BB241F">
        <w:rPr>
          <w:rFonts w:ascii="Cambria" w:hAnsi="Cambria"/>
        </w:rPr>
        <w:t xml:space="preserve"> or may not</w:t>
      </w:r>
      <w:r w:rsidR="007E41FC" w:rsidRPr="00BB241F">
        <w:rPr>
          <w:rFonts w:ascii="Cambria" w:hAnsi="Cambria"/>
        </w:rPr>
        <w:t>,</w:t>
      </w:r>
      <w:r w:rsidR="0046604A" w:rsidRPr="00BB241F">
        <w:rPr>
          <w:rFonts w:ascii="Cambria" w:hAnsi="Cambria"/>
        </w:rPr>
        <w:t xml:space="preserve"> enable taxa to overcome environmental differentiation and niche conservatism and disperse between regions.  </w:t>
      </w:r>
    </w:p>
    <w:p w14:paraId="47CB9C00" w14:textId="356048E1" w:rsidR="002A162B" w:rsidRPr="00BB241F" w:rsidRDefault="00D22674" w:rsidP="00B10B84">
      <w:pPr>
        <w:spacing w:line="360" w:lineRule="auto"/>
        <w:rPr>
          <w:rFonts w:ascii="Cambria" w:hAnsi="Cambria"/>
        </w:rPr>
      </w:pPr>
      <w:r w:rsidRPr="00BB241F">
        <w:rPr>
          <w:rFonts w:ascii="Cambria" w:hAnsi="Cambria"/>
        </w:rPr>
        <w:tab/>
      </w:r>
      <w:r w:rsidR="00AD6BFD" w:rsidRPr="00BB241F">
        <w:rPr>
          <w:rFonts w:ascii="Cambria" w:hAnsi="Cambria"/>
        </w:rPr>
        <w:t>The geological history of the island</w:t>
      </w:r>
      <w:r w:rsidR="00BA4A8C" w:rsidRPr="00BB241F">
        <w:rPr>
          <w:rFonts w:ascii="Cambria" w:hAnsi="Cambria"/>
        </w:rPr>
        <w:t>s</w:t>
      </w:r>
      <w:r w:rsidR="00AD6BFD" w:rsidRPr="00BB241F">
        <w:rPr>
          <w:rFonts w:ascii="Cambria" w:hAnsi="Cambria"/>
        </w:rPr>
        <w:t xml:space="preserve"> of Melanesia is complex, and their proximity to the main landmass of Australia has varied greatly through time</w:t>
      </w:r>
      <w:r w:rsidR="00383EB3" w:rsidRPr="00BB241F">
        <w:rPr>
          <w:rFonts w:ascii="Cambria" w:hAnsi="Cambria"/>
        </w:rPr>
        <w:t xml:space="preserve"> </w:t>
      </w:r>
      <w:r w:rsidR="00BA4A8C" w:rsidRPr="00BB241F">
        <w:rPr>
          <w:rFonts w:ascii="Cambria" w:hAnsi="Cambria"/>
        </w:rPr>
        <w:fldChar w:fldCharType="begin"/>
      </w:r>
      <w:r w:rsidR="003F66AA" w:rsidRPr="00BB241F">
        <w:rPr>
          <w:rFonts w:ascii="Cambria" w:hAnsi="Cambria"/>
        </w:rPr>
        <w:instrText xml:space="preserve"> ADDIN EN.CITE &lt;EndNote&gt;&lt;Cite&gt;&lt;Author&gt;Harrington&lt;/Author&gt;&lt;Year&gt;2017&lt;/Year&gt;&lt;RecNum&gt;88&lt;/RecNum&gt;&lt;DisplayText&gt;(Harrington, Zahirovic, Flament &amp;amp; Müller, 2017; Norvick, 2003)&lt;/DisplayText&gt;&lt;record&gt;&lt;rec-number&gt;88&lt;/rec-number&gt;&lt;foreign-keys&gt;&lt;key app="EN" db-id="few0x52dq052frepdtrpxadctdwpwsfffwed" timestamp="1742087191"&gt;88&lt;/key&gt;&lt;/foreign-keys&gt;&lt;ref-type name="Journal Article"&gt;17&lt;/ref-type&gt;&lt;contributors&gt;&lt;authors&gt;&lt;author&gt;Harrington, Lauren&lt;/author&gt;&lt;author&gt;Zahirovic, Sabin&lt;/author&gt;&lt;author&gt;Flament, Nicolas&lt;/author&gt;&lt;author&gt;Müller, R Dietmar&lt;/author&gt;&lt;/authors&gt;&lt;/contributors&gt;&lt;titles&gt;&lt;title&gt;The role of deep Earth dynamics in driving the flooding and emergence of New Guinea since the Jurassic&lt;/title&gt;&lt;secondary-title&gt;Earth and Planetary Science Letters&lt;/secondary-title&gt;&lt;/titles&gt;&lt;periodical&gt;&lt;full-title&gt;Earth and Planetary Science Letters&lt;/full-title&gt;&lt;/periodical&gt;&lt;pages&gt;273-283&lt;/pages&gt;&lt;volume&gt;479&lt;/volume&gt;&lt;dates&gt;&lt;year&gt;2017&lt;/year&gt;&lt;/dates&gt;&lt;isbn&gt;0012-821X&lt;/isbn&gt;&lt;urls&gt;&lt;/urls&gt;&lt;/record&gt;&lt;/Cite&gt;&lt;Cite&gt;&lt;Author&gt;Norvick&lt;/Author&gt;&lt;Year&gt;2003&lt;/Year&gt;&lt;RecNum&gt;153&lt;/RecNum&gt;&lt;record&gt;&lt;rec-number&gt;153&lt;/rec-number&gt;&lt;foreign-keys&gt;&lt;key app="EN" db-id="few0x52dq052frepdtrpxadctdwpwsfffwed" timestamp="1754959607"&gt;153&lt;/key&gt;&lt;/foreign-keys&gt;&lt;ref-type name="Report"&gt;27&lt;/ref-type&gt;&lt;contributors&gt;&lt;authors&gt;&lt;author&gt;Norvick, M&lt;/author&gt;&lt;/authors&gt;&lt;/contributors&gt;&lt;titles&gt;&lt;title&gt;New palaeogeographic maps of the northern margins of the Australian plate: updated report&lt;/title&gt;&lt;secondary-title&gt;Unpublished report for Geoscience Australia, September&lt;/secondary-title&gt;&lt;/titles&gt;&lt;periodical&gt;&lt;full-title&gt;Unpublished report for Geoscience Australia, September&lt;/full-title&gt;&lt;/periodical&gt;&lt;dates&gt;&lt;year&gt;2003&lt;/year&gt;&lt;/dates&gt;&lt;urls&gt;&lt;/urls&gt;&lt;/record&gt;&lt;/Cite&gt;&lt;/EndNote&gt;</w:instrText>
      </w:r>
      <w:r w:rsidR="00BA4A8C" w:rsidRPr="00BB241F">
        <w:rPr>
          <w:rFonts w:ascii="Cambria" w:hAnsi="Cambria"/>
        </w:rPr>
        <w:fldChar w:fldCharType="separate"/>
      </w:r>
      <w:r w:rsidR="003F66AA" w:rsidRPr="00BB241F">
        <w:rPr>
          <w:rFonts w:ascii="Cambria" w:hAnsi="Cambria"/>
          <w:noProof/>
        </w:rPr>
        <w:t>(Harrington, Zahirovic, Flament &amp; Müller, 2017; Norvick, 2003)</w:t>
      </w:r>
      <w:r w:rsidR="00BA4A8C" w:rsidRPr="00BB241F">
        <w:rPr>
          <w:rFonts w:ascii="Cambria" w:hAnsi="Cambria"/>
        </w:rPr>
        <w:fldChar w:fldCharType="end"/>
      </w:r>
      <w:r w:rsidR="00AD6BFD" w:rsidRPr="00BB241F">
        <w:rPr>
          <w:rFonts w:ascii="Cambria" w:hAnsi="Cambria"/>
        </w:rPr>
        <w:t xml:space="preserve">. During the </w:t>
      </w:r>
      <w:proofErr w:type="spellStart"/>
      <w:r w:rsidR="005A4F20" w:rsidRPr="00BB241F">
        <w:rPr>
          <w:rFonts w:ascii="Cambria" w:hAnsi="Cambria"/>
        </w:rPr>
        <w:t>Plio</w:t>
      </w:r>
      <w:proofErr w:type="spellEnd"/>
      <w:r w:rsidR="005A4F20" w:rsidRPr="00BB241F">
        <w:rPr>
          <w:rFonts w:ascii="Cambria" w:hAnsi="Cambria"/>
        </w:rPr>
        <w:t>-Pleistocene</w:t>
      </w:r>
      <w:r w:rsidR="00C76A67" w:rsidRPr="00BB241F">
        <w:rPr>
          <w:rFonts w:ascii="Cambria" w:hAnsi="Cambria"/>
        </w:rPr>
        <w:t>,</w:t>
      </w:r>
      <w:r w:rsidR="005A4F20" w:rsidRPr="00BB241F">
        <w:rPr>
          <w:rFonts w:ascii="Cambria" w:hAnsi="Cambria"/>
        </w:rPr>
        <w:t xml:space="preserve"> </w:t>
      </w:r>
      <w:r w:rsidR="00CA4D15" w:rsidRPr="00BB241F">
        <w:rPr>
          <w:rFonts w:ascii="Cambria" w:hAnsi="Cambria"/>
        </w:rPr>
        <w:t xml:space="preserve">land bridges </w:t>
      </w:r>
      <w:r w:rsidR="005A4F20" w:rsidRPr="00BB241F">
        <w:rPr>
          <w:rFonts w:ascii="Cambria" w:hAnsi="Cambria"/>
        </w:rPr>
        <w:t xml:space="preserve">repeatedly formed across the Arafura </w:t>
      </w:r>
      <w:r w:rsidR="005A4FFD" w:rsidRPr="00BB241F">
        <w:rPr>
          <w:rFonts w:ascii="Cambria" w:hAnsi="Cambria"/>
        </w:rPr>
        <w:t>S</w:t>
      </w:r>
      <w:r w:rsidR="005A4F20" w:rsidRPr="00BB241F">
        <w:rPr>
          <w:rFonts w:ascii="Cambria" w:hAnsi="Cambria"/>
        </w:rPr>
        <w:t>helf and linked northern Australia with southern New Guinea</w:t>
      </w:r>
      <w:r w:rsidR="00C76A67" w:rsidRPr="00BB241F">
        <w:rPr>
          <w:rFonts w:ascii="Cambria" w:hAnsi="Cambria"/>
        </w:rPr>
        <w:t>,</w:t>
      </w:r>
      <w:r w:rsidR="005A4F20" w:rsidRPr="00BB241F">
        <w:rPr>
          <w:rFonts w:ascii="Cambria" w:hAnsi="Cambria"/>
        </w:rPr>
        <w:t xml:space="preserve"> forming the paleocontinent of</w:t>
      </w:r>
      <w:r w:rsidR="0064526C" w:rsidRPr="00BB241F">
        <w:rPr>
          <w:rFonts w:ascii="Cambria" w:hAnsi="Cambria"/>
        </w:rPr>
        <w:t xml:space="preserve"> </w:t>
      </w:r>
      <w:r w:rsidR="00EE4466" w:rsidRPr="00BB241F">
        <w:rPr>
          <w:rFonts w:ascii="Cambria" w:hAnsi="Cambria"/>
        </w:rPr>
        <w:t>Sahul</w:t>
      </w:r>
      <w:r w:rsidR="0090248E" w:rsidRPr="00BB241F">
        <w:rPr>
          <w:rFonts w:ascii="Cambria" w:hAnsi="Cambria"/>
        </w:rPr>
        <w:t xml:space="preserve"> and potentially allowing overland dispersal</w:t>
      </w:r>
      <w:r w:rsidR="002A162B" w:rsidRPr="00BB241F">
        <w:rPr>
          <w:rFonts w:ascii="Cambria" w:hAnsi="Cambria"/>
        </w:rPr>
        <w:t xml:space="preserve"> </w:t>
      </w:r>
      <w:r w:rsidR="002A162B" w:rsidRPr="00BB241F">
        <w:rPr>
          <w:rFonts w:ascii="Cambria" w:hAnsi="Cambria"/>
        </w:rPr>
        <w:fldChar w:fldCharType="begin"/>
      </w:r>
      <w:r w:rsidR="00B70438" w:rsidRPr="00BB241F">
        <w:rPr>
          <w:rFonts w:ascii="Cambria" w:hAnsi="Cambria"/>
        </w:rPr>
        <w:instrText xml:space="preserve"> ADDIN EN.CITE &lt;EndNote&gt;&lt;Cite&gt;&lt;Author&gt;Jones&lt;/Author&gt;&lt;Year&gt;1988&lt;/Year&gt;&lt;RecNum&gt;92&lt;/RecNum&gt;&lt;DisplayText&gt;(Heinsohn &amp;amp; Hope, 2006; Jones &amp;amp; Torgersen, 1988)&lt;/DisplayText&gt;&lt;record&gt;&lt;rec-number&gt;92&lt;/rec-number&gt;&lt;foreign-keys&gt;&lt;key app="EN" db-id="few0x52dq052frepdtrpxadctdwpwsfffwed" timestamp="1742296006"&gt;92&lt;/key&gt;&lt;/foreign-keys&gt;&lt;ref-type name="Journal Article"&gt;17&lt;/ref-type&gt;&lt;contributors&gt;&lt;authors&gt;&lt;author&gt;Jones, MR&lt;/author&gt;&lt;author&gt;Torgersen, T&lt;/author&gt;&lt;/authors&gt;&lt;/contributors&gt;&lt;titles&gt;&lt;title&gt;Late Quaternary evolution of Lake Carpentaria on the Australia‐New Guinea continental shelf&lt;/title&gt;&lt;secondary-title&gt;Australian Journal of Earth Sciences&lt;/secondary-title&gt;&lt;/titles&gt;&lt;periodical&gt;&lt;full-title&gt;Australian Journal of Earth Sciences&lt;/full-title&gt;&lt;/periodical&gt;&lt;pages&gt;313-324&lt;/pages&gt;&lt;volume&gt;35&lt;/volume&gt;&lt;number&gt;3&lt;/number&gt;&lt;dates&gt;&lt;year&gt;1988&lt;/year&gt;&lt;/dates&gt;&lt;isbn&gt;0812-0099&lt;/isbn&gt;&lt;urls&gt;&lt;/urls&gt;&lt;/record&gt;&lt;/Cite&gt;&lt;Cite&gt;&lt;Author&gt;Heinsohn&lt;/Author&gt;&lt;Year&gt;2006&lt;/Year&gt;&lt;RecNum&gt;91&lt;/RecNum&gt;&lt;record&gt;&lt;rec-number&gt;91&lt;/rec-number&gt;&lt;foreign-keys&gt;&lt;key app="EN" db-id="few0x52dq052frepdtrpxadctdwpwsfffwed" timestamp="1742088329"&gt;91&lt;/key&gt;&lt;/foreign-keys&gt;&lt;ref-type name="Book Section"&gt;5&lt;/ref-type&gt;&lt;contributors&gt;&lt;authors&gt;&lt;author&gt;Heinsohn, Tom&lt;/author&gt;&lt;author&gt;Hope, Geoffrey&lt;/author&gt;&lt;/authors&gt;&lt;/contributors&gt;&lt;titles&gt;&lt;title&gt;The Torresian connections: zoogeography of New Guinea&lt;/title&gt;&lt;secondary-title&gt;Evolution and biogeography of Australian vertebrates&lt;/secondary-title&gt;&lt;/titles&gt;&lt;pages&gt;71-93&lt;/pages&gt;&lt;dates&gt;&lt;year&gt;2006&lt;/year&gt;&lt;/dates&gt;&lt;publisher&gt;Australian Scientific Publishing&lt;/publisher&gt;&lt;urls&gt;&lt;/urls&gt;&lt;/record&gt;&lt;/Cite&gt;&lt;/EndNote&gt;</w:instrText>
      </w:r>
      <w:r w:rsidR="002A162B" w:rsidRPr="00BB241F">
        <w:rPr>
          <w:rFonts w:ascii="Cambria" w:hAnsi="Cambria"/>
        </w:rPr>
        <w:fldChar w:fldCharType="separate"/>
      </w:r>
      <w:r w:rsidR="00B70438" w:rsidRPr="00BB241F">
        <w:rPr>
          <w:rFonts w:ascii="Cambria" w:hAnsi="Cambria"/>
          <w:noProof/>
        </w:rPr>
        <w:t>(Heinsohn &amp; Hope, 2006; Jones &amp; Torgersen, 1988)</w:t>
      </w:r>
      <w:r w:rsidR="002A162B" w:rsidRPr="00BB241F">
        <w:rPr>
          <w:rFonts w:ascii="Cambria" w:hAnsi="Cambria"/>
        </w:rPr>
        <w:fldChar w:fldCharType="end"/>
      </w:r>
      <w:r w:rsidR="0067764B" w:rsidRPr="00BB241F">
        <w:rPr>
          <w:rFonts w:ascii="Cambria" w:hAnsi="Cambria"/>
        </w:rPr>
        <w:t>.</w:t>
      </w:r>
      <w:r w:rsidR="005A4F20" w:rsidRPr="00BB241F">
        <w:rPr>
          <w:rFonts w:ascii="Cambria" w:hAnsi="Cambria"/>
        </w:rPr>
        <w:t xml:space="preserve"> </w:t>
      </w:r>
      <w:r w:rsidR="00BE52F0" w:rsidRPr="00BB241F">
        <w:rPr>
          <w:rFonts w:ascii="Cambria" w:hAnsi="Cambria"/>
        </w:rPr>
        <w:t>Many taxa</w:t>
      </w:r>
      <w:r w:rsidR="00FF44FB" w:rsidRPr="00BB241F">
        <w:rPr>
          <w:rFonts w:ascii="Cambria" w:hAnsi="Cambria"/>
        </w:rPr>
        <w:t>, especially in rainforest and savannah lineages,</w:t>
      </w:r>
      <w:r w:rsidR="00BE52F0" w:rsidRPr="00BB241F">
        <w:rPr>
          <w:rFonts w:ascii="Cambria" w:hAnsi="Cambria"/>
        </w:rPr>
        <w:t xml:space="preserve"> show divergences consistent with dispersal</w:t>
      </w:r>
      <w:r w:rsidR="005D400D" w:rsidRPr="00BB241F">
        <w:rPr>
          <w:rFonts w:ascii="Cambria" w:hAnsi="Cambria"/>
        </w:rPr>
        <w:t xml:space="preserve"> </w:t>
      </w:r>
      <w:r w:rsidR="002A162B" w:rsidRPr="00BB241F">
        <w:rPr>
          <w:rFonts w:ascii="Cambria" w:hAnsi="Cambria"/>
        </w:rPr>
        <w:t xml:space="preserve">across these </w:t>
      </w:r>
      <w:r w:rsidR="00CA4D15" w:rsidRPr="00BB241F">
        <w:rPr>
          <w:rFonts w:ascii="Cambria" w:hAnsi="Cambria"/>
        </w:rPr>
        <w:t>land bridges</w:t>
      </w:r>
      <w:r w:rsidR="007E41FC" w:rsidRPr="00BB241F">
        <w:rPr>
          <w:rFonts w:ascii="Cambria" w:hAnsi="Cambria"/>
        </w:rPr>
        <w:t xml:space="preserve"> </w:t>
      </w:r>
      <w:r w:rsidR="005D400D" w:rsidRPr="00BB241F">
        <w:rPr>
          <w:rFonts w:ascii="Cambria" w:hAnsi="Cambria"/>
        </w:rPr>
        <w:fldChar w:fldCharType="begin">
          <w:fldData xml:space="preserve">PEVuZE5vdGU+PENpdGU+PEF1dGhvcj5PbGl2ZXI8L0F1dGhvcj48WWVhcj4yMDIxPC9ZZWFyPjxS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</w:fldData>
        </w:fldChar>
      </w:r>
      <w:r w:rsidR="003F66AA" w:rsidRPr="00BB241F">
        <w:rPr>
          <w:rFonts w:ascii="Cambria" w:hAnsi="Cambria"/>
        </w:rPr>
        <w:instrText xml:space="preserve"> ADDIN EN.CITE </w:instrText>
      </w:r>
      <w:r w:rsidR="003F66AA" w:rsidRPr="00BB241F">
        <w:rPr>
          <w:rFonts w:ascii="Cambria" w:hAnsi="Cambria"/>
        </w:rPr>
        <w:fldChar w:fldCharType="begin">
          <w:fldData xml:space="preserve">PEVuZE5vdGU+PENpdGU+PEF1dGhvcj5PbGl2ZXI8L0F1dGhvcj48WWVhcj4yMDIxPC9ZZWFyPjxS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</w:fldData>
        </w:fldChar>
      </w:r>
      <w:r w:rsidR="003F66AA" w:rsidRPr="00BB241F">
        <w:rPr>
          <w:rFonts w:ascii="Cambria" w:hAnsi="Cambria"/>
        </w:rPr>
        <w:instrText xml:space="preserve"> ADDIN EN.CITE.DATA </w:instrText>
      </w:r>
      <w:r w:rsidR="003F66AA" w:rsidRPr="00BB241F">
        <w:rPr>
          <w:rFonts w:ascii="Cambria" w:hAnsi="Cambria"/>
        </w:rPr>
      </w:r>
      <w:r w:rsidR="003F66AA" w:rsidRPr="00BB241F">
        <w:rPr>
          <w:rFonts w:ascii="Cambria" w:hAnsi="Cambria"/>
        </w:rPr>
        <w:fldChar w:fldCharType="end"/>
      </w:r>
      <w:r w:rsidR="005D400D" w:rsidRPr="00BB241F">
        <w:rPr>
          <w:rFonts w:ascii="Cambria" w:hAnsi="Cambria"/>
        </w:rPr>
      </w:r>
      <w:r w:rsidR="005D400D" w:rsidRPr="00BB241F">
        <w:rPr>
          <w:rFonts w:ascii="Cambria" w:hAnsi="Cambria"/>
        </w:rPr>
        <w:fldChar w:fldCharType="separate"/>
      </w:r>
      <w:r w:rsidR="003F66AA" w:rsidRPr="00BB241F">
        <w:rPr>
          <w:rFonts w:ascii="Cambria" w:hAnsi="Cambria"/>
          <w:noProof/>
        </w:rPr>
        <w:t>(Liang, Nunes, Leong, Carvalho, Müller, Braby, Pequin, Hoshizaki, Morinaka &amp; Peggie, 2024; Oliver, Rittmeyer, Torkkola, Donnellan, Dahl &amp; Richards, 2021; Peñalba, Joseph &amp; Moritz, 2019; Roycroft, Fabre, MacDonald, Moritz, Moussalli &amp; Rowe, 2022)</w:t>
      </w:r>
      <w:r w:rsidR="005D400D" w:rsidRPr="00BB241F">
        <w:rPr>
          <w:rFonts w:ascii="Cambria" w:hAnsi="Cambria"/>
        </w:rPr>
        <w:fldChar w:fldCharType="end"/>
      </w:r>
      <w:r w:rsidR="005D400D" w:rsidRPr="00BB241F">
        <w:rPr>
          <w:rFonts w:ascii="Cambria" w:hAnsi="Cambria"/>
        </w:rPr>
        <w:t>.</w:t>
      </w:r>
      <w:r w:rsidR="002A162B" w:rsidRPr="00BB241F">
        <w:rPr>
          <w:rFonts w:ascii="Cambria" w:hAnsi="Cambria"/>
        </w:rPr>
        <w:t xml:space="preserve"> </w:t>
      </w:r>
      <w:r w:rsidR="005A4F20" w:rsidRPr="00BB241F">
        <w:rPr>
          <w:rFonts w:ascii="Cambria" w:hAnsi="Cambria"/>
        </w:rPr>
        <w:t>H</w:t>
      </w:r>
      <w:r w:rsidR="00F91578" w:rsidRPr="00BB241F">
        <w:rPr>
          <w:rFonts w:ascii="Cambria" w:hAnsi="Cambria"/>
        </w:rPr>
        <w:t>owever, this</w:t>
      </w:r>
      <w:r w:rsidR="00EE4466" w:rsidRPr="00BB241F">
        <w:rPr>
          <w:rFonts w:ascii="Cambria" w:hAnsi="Cambria"/>
        </w:rPr>
        <w:t xml:space="preserve"> </w:t>
      </w:r>
      <w:proofErr w:type="spellStart"/>
      <w:r w:rsidR="00C978D9" w:rsidRPr="00BB241F">
        <w:rPr>
          <w:rFonts w:ascii="Cambria" w:hAnsi="Cambria"/>
        </w:rPr>
        <w:t>Plio</w:t>
      </w:r>
      <w:proofErr w:type="spellEnd"/>
      <w:r w:rsidR="00C978D9" w:rsidRPr="00BB241F">
        <w:rPr>
          <w:rFonts w:ascii="Cambria" w:hAnsi="Cambria"/>
        </w:rPr>
        <w:t xml:space="preserve">-Pleistocene </w:t>
      </w:r>
      <w:r w:rsidR="00EE4466" w:rsidRPr="00BB241F">
        <w:rPr>
          <w:rFonts w:ascii="Cambria" w:hAnsi="Cambria"/>
        </w:rPr>
        <w:t>connectivity</w:t>
      </w:r>
      <w:r w:rsidR="005D400D" w:rsidRPr="00BB241F">
        <w:rPr>
          <w:rFonts w:ascii="Cambria" w:hAnsi="Cambria"/>
        </w:rPr>
        <w:t xml:space="preserve"> likely</w:t>
      </w:r>
      <w:r w:rsidR="0015597D" w:rsidRPr="00BB241F">
        <w:rPr>
          <w:rFonts w:ascii="Cambria" w:hAnsi="Cambria"/>
        </w:rPr>
        <w:t xml:space="preserve"> </w:t>
      </w:r>
      <w:r w:rsidR="000578B8" w:rsidRPr="00BB241F">
        <w:rPr>
          <w:rFonts w:ascii="Cambria" w:hAnsi="Cambria"/>
        </w:rPr>
        <w:t>masks a</w:t>
      </w:r>
      <w:r w:rsidR="00EE4466" w:rsidRPr="00BB241F">
        <w:rPr>
          <w:rFonts w:ascii="Cambria" w:hAnsi="Cambria"/>
        </w:rPr>
        <w:t xml:space="preserve"> </w:t>
      </w:r>
      <w:r w:rsidR="00C978D9" w:rsidRPr="00BB241F">
        <w:rPr>
          <w:rFonts w:ascii="Cambria" w:hAnsi="Cambria"/>
        </w:rPr>
        <w:t>deeper histor</w:t>
      </w:r>
      <w:r w:rsidR="000578B8" w:rsidRPr="00BB241F">
        <w:rPr>
          <w:rFonts w:ascii="Cambria" w:hAnsi="Cambria"/>
        </w:rPr>
        <w:t>y</w:t>
      </w:r>
      <w:r w:rsidR="00C978D9" w:rsidRPr="00BB241F">
        <w:rPr>
          <w:rFonts w:ascii="Cambria" w:hAnsi="Cambria"/>
        </w:rPr>
        <w:t xml:space="preserve"> of</w:t>
      </w:r>
      <w:r w:rsidR="002A162B" w:rsidRPr="00BB241F">
        <w:rPr>
          <w:rFonts w:ascii="Cambria" w:hAnsi="Cambria"/>
        </w:rPr>
        <w:t xml:space="preserve"> geological</w:t>
      </w:r>
      <w:r w:rsidR="00EE4466" w:rsidRPr="00BB241F">
        <w:rPr>
          <w:rFonts w:ascii="Cambria" w:hAnsi="Cambria"/>
        </w:rPr>
        <w:t xml:space="preserve"> </w:t>
      </w:r>
      <w:r w:rsidR="00C978D9" w:rsidRPr="00BB241F">
        <w:rPr>
          <w:rFonts w:ascii="Cambria" w:hAnsi="Cambria"/>
        </w:rPr>
        <w:t>differentiation</w:t>
      </w:r>
      <w:r w:rsidR="00EE4466" w:rsidRPr="00BB241F">
        <w:rPr>
          <w:rFonts w:ascii="Cambria" w:hAnsi="Cambria"/>
        </w:rPr>
        <w:t xml:space="preserve">. </w:t>
      </w:r>
      <w:r w:rsidR="000E2135" w:rsidRPr="00BB241F">
        <w:rPr>
          <w:rFonts w:ascii="Cambria" w:hAnsi="Cambria"/>
        </w:rPr>
        <w:t xml:space="preserve">Although </w:t>
      </w:r>
      <w:r w:rsidR="005A4FFD" w:rsidRPr="00BB241F">
        <w:rPr>
          <w:rFonts w:ascii="Cambria" w:hAnsi="Cambria"/>
        </w:rPr>
        <w:t xml:space="preserve">the </w:t>
      </w:r>
      <w:r w:rsidR="002D1A22" w:rsidRPr="00BB241F">
        <w:rPr>
          <w:rFonts w:ascii="Cambria" w:hAnsi="Cambria"/>
        </w:rPr>
        <w:t>southern portions of New Guinea are comprised</w:t>
      </w:r>
      <w:r w:rsidR="00517DFB" w:rsidRPr="00BB241F">
        <w:rPr>
          <w:rFonts w:ascii="Cambria" w:hAnsi="Cambria"/>
        </w:rPr>
        <w:t xml:space="preserve"> of</w:t>
      </w:r>
      <w:r w:rsidR="002D1A22" w:rsidRPr="00BB241F">
        <w:rPr>
          <w:rFonts w:ascii="Cambria" w:hAnsi="Cambria"/>
        </w:rPr>
        <w:t xml:space="preserve"> the </w:t>
      </w:r>
      <w:r w:rsidR="0008432F" w:rsidRPr="00BB241F">
        <w:rPr>
          <w:rFonts w:ascii="Cambria" w:hAnsi="Cambria"/>
        </w:rPr>
        <w:t>uplifted</w:t>
      </w:r>
      <w:r w:rsidR="002D1A22" w:rsidRPr="00BB241F">
        <w:rPr>
          <w:rFonts w:ascii="Cambria" w:hAnsi="Cambria"/>
        </w:rPr>
        <w:t xml:space="preserve"> northern edge of th</w:t>
      </w:r>
      <w:r w:rsidR="00517DFB" w:rsidRPr="00BB241F">
        <w:rPr>
          <w:rFonts w:ascii="Cambria" w:hAnsi="Cambria"/>
        </w:rPr>
        <w:t>e</w:t>
      </w:r>
      <w:r w:rsidR="006329D0" w:rsidRPr="00BB241F">
        <w:rPr>
          <w:rFonts w:ascii="Cambria" w:hAnsi="Cambria"/>
        </w:rPr>
        <w:t xml:space="preserve"> northwards</w:t>
      </w:r>
      <w:r w:rsidR="000E2135" w:rsidRPr="00BB241F">
        <w:rPr>
          <w:rFonts w:ascii="Cambria" w:hAnsi="Cambria"/>
        </w:rPr>
        <w:t>-</w:t>
      </w:r>
      <w:r w:rsidR="006329D0" w:rsidRPr="00BB241F">
        <w:rPr>
          <w:rFonts w:ascii="Cambria" w:hAnsi="Cambria"/>
        </w:rPr>
        <w:t>moving</w:t>
      </w:r>
      <w:r w:rsidR="002D1A22" w:rsidRPr="00BB241F">
        <w:rPr>
          <w:rFonts w:ascii="Cambria" w:hAnsi="Cambria"/>
        </w:rPr>
        <w:t xml:space="preserve"> Australian </w:t>
      </w:r>
      <w:r w:rsidR="00383EB3" w:rsidRPr="00BB241F">
        <w:rPr>
          <w:rFonts w:ascii="Cambria" w:hAnsi="Cambria"/>
        </w:rPr>
        <w:t>plate</w:t>
      </w:r>
      <w:r w:rsidR="009B5E18" w:rsidRPr="00BB241F">
        <w:rPr>
          <w:rFonts w:ascii="Cambria" w:hAnsi="Cambria"/>
        </w:rPr>
        <w:t>,</w:t>
      </w:r>
      <w:r w:rsidR="002D1A22" w:rsidRPr="00BB241F">
        <w:rPr>
          <w:rFonts w:ascii="Cambria" w:hAnsi="Cambria"/>
        </w:rPr>
        <w:t xml:space="preserve"> </w:t>
      </w:r>
      <w:r w:rsidR="006329D0" w:rsidRPr="00BB241F">
        <w:rPr>
          <w:rFonts w:ascii="Cambria" w:hAnsi="Cambria"/>
        </w:rPr>
        <w:t>northern and eastern New Guinea</w:t>
      </w:r>
      <w:r w:rsidR="007E41FC" w:rsidRPr="00BB241F">
        <w:rPr>
          <w:rFonts w:ascii="Cambria" w:hAnsi="Cambria"/>
        </w:rPr>
        <w:t>,</w:t>
      </w:r>
      <w:r w:rsidR="005557BB" w:rsidRPr="00BB241F">
        <w:rPr>
          <w:rFonts w:ascii="Cambria" w:hAnsi="Cambria"/>
        </w:rPr>
        <w:t xml:space="preserve"> </w:t>
      </w:r>
      <w:r w:rsidR="00517DFB" w:rsidRPr="00BB241F">
        <w:rPr>
          <w:rFonts w:ascii="Cambria" w:hAnsi="Cambria"/>
        </w:rPr>
        <w:t>and</w:t>
      </w:r>
      <w:r w:rsidR="005557BB" w:rsidRPr="00BB241F">
        <w:rPr>
          <w:rFonts w:ascii="Cambria" w:hAnsi="Cambria"/>
        </w:rPr>
        <w:t xml:space="preserve"> ma</w:t>
      </w:r>
      <w:r w:rsidR="00517DFB" w:rsidRPr="00BB241F">
        <w:rPr>
          <w:rFonts w:ascii="Cambria" w:hAnsi="Cambria"/>
        </w:rPr>
        <w:t>ny</w:t>
      </w:r>
      <w:r w:rsidR="005557BB" w:rsidRPr="00BB241F">
        <w:rPr>
          <w:rFonts w:ascii="Cambria" w:hAnsi="Cambria"/>
        </w:rPr>
        <w:t xml:space="preserve"> nearby islands</w:t>
      </w:r>
      <w:r w:rsidR="007E41FC" w:rsidRPr="00BB241F">
        <w:rPr>
          <w:rFonts w:ascii="Cambria" w:hAnsi="Cambria"/>
        </w:rPr>
        <w:t>,</w:t>
      </w:r>
      <w:r w:rsidR="002D1A22" w:rsidRPr="00BB241F">
        <w:rPr>
          <w:rFonts w:ascii="Cambria" w:hAnsi="Cambria"/>
        </w:rPr>
        <w:t xml:space="preserve"> are</w:t>
      </w:r>
      <w:r w:rsidR="006329D0" w:rsidRPr="00BB241F">
        <w:rPr>
          <w:rFonts w:ascii="Cambria" w:hAnsi="Cambria"/>
        </w:rPr>
        <w:t xml:space="preserve"> </w:t>
      </w:r>
      <w:r w:rsidR="009B5E18" w:rsidRPr="00BB241F">
        <w:rPr>
          <w:rFonts w:ascii="Cambria" w:hAnsi="Cambria"/>
        </w:rPr>
        <w:t>derived from</w:t>
      </w:r>
      <w:r w:rsidR="00D106FC" w:rsidRPr="00BB241F">
        <w:rPr>
          <w:rFonts w:ascii="Cambria" w:hAnsi="Cambria"/>
        </w:rPr>
        <w:t xml:space="preserve"> accreted island arc</w:t>
      </w:r>
      <w:r w:rsidR="009B5E18" w:rsidRPr="00BB241F">
        <w:rPr>
          <w:rFonts w:ascii="Cambria" w:hAnsi="Cambria"/>
        </w:rPr>
        <w:t xml:space="preserve"> terranes</w:t>
      </w:r>
      <w:r w:rsidR="00517DFB" w:rsidRPr="00BB241F">
        <w:rPr>
          <w:rFonts w:ascii="Cambria" w:hAnsi="Cambria"/>
        </w:rPr>
        <w:t xml:space="preserve"> and associated archipelagos</w:t>
      </w:r>
      <w:r w:rsidR="009B5E18" w:rsidRPr="00BB241F">
        <w:rPr>
          <w:rFonts w:ascii="Cambria" w:hAnsi="Cambria"/>
        </w:rPr>
        <w:t xml:space="preserve"> that have likely been at tropical latitudes</w:t>
      </w:r>
      <w:r w:rsidR="00526D30" w:rsidRPr="00BB241F">
        <w:rPr>
          <w:rFonts w:ascii="Cambria" w:hAnsi="Cambria"/>
        </w:rPr>
        <w:t xml:space="preserve">, and thus </w:t>
      </w:r>
      <w:r w:rsidR="00C63E61" w:rsidRPr="00BB241F">
        <w:rPr>
          <w:rFonts w:ascii="Cambria" w:hAnsi="Cambria"/>
        </w:rPr>
        <w:t>some distance</w:t>
      </w:r>
      <w:r w:rsidR="00526D30" w:rsidRPr="00BB241F">
        <w:rPr>
          <w:rFonts w:ascii="Cambria" w:hAnsi="Cambria"/>
        </w:rPr>
        <w:t xml:space="preserve"> from </w:t>
      </w:r>
      <w:r w:rsidR="00303F58" w:rsidRPr="00BB241F">
        <w:rPr>
          <w:rFonts w:ascii="Cambria" w:hAnsi="Cambria"/>
        </w:rPr>
        <w:t>Australia</w:t>
      </w:r>
      <w:r w:rsidR="00526D30" w:rsidRPr="00BB241F">
        <w:rPr>
          <w:rFonts w:ascii="Cambria" w:hAnsi="Cambria"/>
        </w:rPr>
        <w:t>,</w:t>
      </w:r>
      <w:r w:rsidR="005D400D" w:rsidRPr="00BB241F">
        <w:rPr>
          <w:rFonts w:ascii="Cambria" w:hAnsi="Cambria"/>
        </w:rPr>
        <w:t xml:space="preserve"> for more than 30 million years</w:t>
      </w:r>
      <w:r w:rsidR="002A162B" w:rsidRPr="00BB241F">
        <w:rPr>
          <w:rFonts w:ascii="Cambria" w:hAnsi="Cambria"/>
        </w:rPr>
        <w:t xml:space="preserve"> </w:t>
      </w:r>
      <w:r w:rsidR="002A162B" w:rsidRPr="00BB241F">
        <w:rPr>
          <w:rFonts w:ascii="Cambria" w:hAnsi="Cambria"/>
        </w:rPr>
        <w:fldChar w:fldCharType="begin"/>
      </w:r>
      <w:r w:rsidR="00DF7BC7" w:rsidRPr="00BB241F">
        <w:rPr>
          <w:rFonts w:ascii="Cambria" w:hAnsi="Cambria"/>
        </w:rPr>
        <w:instrText xml:space="preserve"> ADDIN EN.CITE &lt;EndNote&gt;&lt;Cite&gt;&lt;Author&gt;Harrington&lt;/Author&gt;&lt;Year&gt;2017&lt;/Year&gt;&lt;RecNum&gt;88&lt;/RecNum&gt;&lt;DisplayText&gt;(Harrington et al., 2017)&lt;/DisplayText&gt;&lt;record&gt;&lt;rec-number&gt;88&lt;/rec-number&gt;&lt;foreign-keys&gt;&lt;key app="EN" db-id="few0x52dq052frepdtrpxadctdwpwsfffwed" timestamp="1742087191"&gt;88&lt;/key&gt;&lt;/foreign-keys&gt;&lt;ref-type name="Journal Article"&gt;17&lt;/ref-type&gt;&lt;contributors&gt;&lt;authors&gt;&lt;author&gt;Harrington, Lauren&lt;/author&gt;&lt;author&gt;Zahirovic, Sabin&lt;/author&gt;&lt;author&gt;Flament, Nicolas&lt;/author&gt;&lt;author&gt;Müller, R Dietmar&lt;/author&gt;&lt;/authors&gt;&lt;/contributors&gt;&lt;titles&gt;&lt;title&gt;The role of deep Earth dynamics in driving the flooding and emergence of New Guinea since the Jurassic&lt;/title&gt;&lt;secondary-title&gt;Earth and Planetary Science Letters&lt;/secondary-title&gt;&lt;/titles&gt;&lt;periodical&gt;&lt;full-title&gt;Earth and Planetary Science Letters&lt;/full-title&gt;&lt;/periodical&gt;&lt;pages&gt;273-283&lt;/pages&gt;&lt;volume&gt;479&lt;/volume&gt;&lt;dates&gt;&lt;year&gt;2017&lt;/year&gt;&lt;/dates&gt;&lt;isbn&gt;0012-821X&lt;/isbn&gt;&lt;urls&gt;&lt;/urls&gt;&lt;/record&gt;&lt;/Cite&gt;&lt;/EndNote&gt;</w:instrText>
      </w:r>
      <w:r w:rsidR="002A162B" w:rsidRPr="00BB241F">
        <w:rPr>
          <w:rFonts w:ascii="Cambria" w:hAnsi="Cambria"/>
        </w:rPr>
        <w:fldChar w:fldCharType="separate"/>
      </w:r>
      <w:r w:rsidR="00DF7BC7" w:rsidRPr="00BB241F">
        <w:rPr>
          <w:rFonts w:ascii="Cambria" w:hAnsi="Cambria"/>
          <w:noProof/>
        </w:rPr>
        <w:t>(Harrington et al., 2017)</w:t>
      </w:r>
      <w:r w:rsidR="002A162B" w:rsidRPr="00BB241F">
        <w:rPr>
          <w:rFonts w:ascii="Cambria" w:hAnsi="Cambria"/>
        </w:rPr>
        <w:fldChar w:fldCharType="end"/>
      </w:r>
      <w:r w:rsidR="00EE4466" w:rsidRPr="00BB241F">
        <w:rPr>
          <w:rFonts w:ascii="Cambria" w:hAnsi="Cambria"/>
        </w:rPr>
        <w:t>.</w:t>
      </w:r>
      <w:r w:rsidR="004F4BD5" w:rsidRPr="00BB241F">
        <w:rPr>
          <w:rFonts w:ascii="Cambria" w:hAnsi="Cambria"/>
        </w:rPr>
        <w:t xml:space="preserve"> </w:t>
      </w:r>
      <w:r w:rsidR="005D400D" w:rsidRPr="00BB241F">
        <w:rPr>
          <w:rFonts w:ascii="Cambria" w:hAnsi="Cambria"/>
        </w:rPr>
        <w:t xml:space="preserve">Biogeographic analyses of </w:t>
      </w:r>
      <w:r w:rsidR="00BA4A8C" w:rsidRPr="00BB241F">
        <w:rPr>
          <w:rFonts w:ascii="Cambria" w:hAnsi="Cambria"/>
        </w:rPr>
        <w:t xml:space="preserve">many </w:t>
      </w:r>
      <w:r w:rsidR="005D400D" w:rsidRPr="00BB241F">
        <w:rPr>
          <w:rFonts w:ascii="Cambria" w:hAnsi="Cambria"/>
        </w:rPr>
        <w:t>Australasian radiations dating back to the Miocene or e</w:t>
      </w:r>
      <w:r w:rsidR="00BE52F0" w:rsidRPr="00BB241F">
        <w:rPr>
          <w:rFonts w:ascii="Cambria" w:hAnsi="Cambria"/>
        </w:rPr>
        <w:t xml:space="preserve">arlier </w:t>
      </w:r>
      <w:r w:rsidR="00C31D4D" w:rsidRPr="00BB241F">
        <w:rPr>
          <w:rFonts w:ascii="Cambria" w:hAnsi="Cambria"/>
        </w:rPr>
        <w:t xml:space="preserve">also </w:t>
      </w:r>
      <w:r w:rsidR="00BE52F0" w:rsidRPr="00BB241F">
        <w:rPr>
          <w:rFonts w:ascii="Cambria" w:hAnsi="Cambria"/>
        </w:rPr>
        <w:t>show</w:t>
      </w:r>
      <w:r w:rsidR="00124AF4" w:rsidRPr="00BB241F">
        <w:rPr>
          <w:rFonts w:ascii="Cambria" w:hAnsi="Cambria"/>
        </w:rPr>
        <w:t xml:space="preserve"> </w:t>
      </w:r>
      <w:r w:rsidR="00534F5B" w:rsidRPr="00BB241F">
        <w:rPr>
          <w:rFonts w:ascii="Cambria" w:hAnsi="Cambria"/>
        </w:rPr>
        <w:t>marked differentiation</w:t>
      </w:r>
      <w:r w:rsidR="005D400D" w:rsidRPr="00BB241F">
        <w:rPr>
          <w:rFonts w:ascii="Cambria" w:hAnsi="Cambria"/>
        </w:rPr>
        <w:t xml:space="preserve"> between Australia and islands to the north </w:t>
      </w:r>
      <w:r w:rsidR="005D400D" w:rsidRPr="00BB241F">
        <w:rPr>
          <w:rFonts w:ascii="Cambria" w:hAnsi="Cambria"/>
        </w:rPr>
        <w:fldChar w:fldCharType="begin">
          <w:fldData xml:space="preserve">PEVuZE5vdGU+PENpdGU+PEF1dGhvcj5PbGl2ZXI8L0F1dGhvcj48WWVhcj4yMDIyPC9ZZWFyPjxS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</w:fldData>
        </w:fldChar>
      </w:r>
      <w:r w:rsidR="003F66AA" w:rsidRPr="00BB241F">
        <w:rPr>
          <w:rFonts w:ascii="Cambria" w:hAnsi="Cambria"/>
        </w:rPr>
        <w:instrText xml:space="preserve"> ADDIN EN.CITE </w:instrText>
      </w:r>
      <w:r w:rsidR="003F66AA" w:rsidRPr="00BB241F">
        <w:rPr>
          <w:rFonts w:ascii="Cambria" w:hAnsi="Cambria"/>
        </w:rPr>
        <w:fldChar w:fldCharType="begin">
          <w:fldData xml:space="preserve">PEVuZE5vdGU+PENpdGU+PEF1dGhvcj5PbGl2ZXI8L0F1dGhvcj48WWVhcj4yMDIyPC9ZZWFyPjxS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</w:fldData>
        </w:fldChar>
      </w:r>
      <w:r w:rsidR="003F66AA" w:rsidRPr="00BB241F">
        <w:rPr>
          <w:rFonts w:ascii="Cambria" w:hAnsi="Cambria"/>
        </w:rPr>
        <w:instrText xml:space="preserve"> ADDIN EN.CITE.DATA </w:instrText>
      </w:r>
      <w:r w:rsidR="003F66AA" w:rsidRPr="00BB241F">
        <w:rPr>
          <w:rFonts w:ascii="Cambria" w:hAnsi="Cambria"/>
        </w:rPr>
      </w:r>
      <w:r w:rsidR="003F66AA" w:rsidRPr="00BB241F">
        <w:rPr>
          <w:rFonts w:ascii="Cambria" w:hAnsi="Cambria"/>
        </w:rPr>
        <w:fldChar w:fldCharType="end"/>
      </w:r>
      <w:r w:rsidR="005D400D" w:rsidRPr="00BB241F">
        <w:rPr>
          <w:rFonts w:ascii="Cambria" w:hAnsi="Cambria"/>
        </w:rPr>
      </w:r>
      <w:r w:rsidR="005D400D" w:rsidRPr="00BB241F">
        <w:rPr>
          <w:rFonts w:ascii="Cambria" w:hAnsi="Cambria"/>
        </w:rPr>
        <w:fldChar w:fldCharType="separate"/>
      </w:r>
      <w:r w:rsidR="003F66AA" w:rsidRPr="00BB241F">
        <w:rPr>
          <w:rFonts w:ascii="Cambria" w:hAnsi="Cambria"/>
          <w:noProof/>
        </w:rPr>
        <w:t>(Joyce et al., 2021; Oliver, Bower, McDonald, Kraus, Luedtke, Neam, Hobin, Chauvenet, Allison, Arida, Clulow, Gunther, Nagombi, Tjaturadi, Travers &amp; Richards, 2022)</w:t>
      </w:r>
      <w:r w:rsidR="005D400D" w:rsidRPr="00BB241F">
        <w:rPr>
          <w:rFonts w:ascii="Cambria" w:hAnsi="Cambria"/>
        </w:rPr>
        <w:fldChar w:fldCharType="end"/>
      </w:r>
      <w:r w:rsidR="005D400D" w:rsidRPr="00BB241F">
        <w:rPr>
          <w:rFonts w:ascii="Cambria" w:hAnsi="Cambria"/>
        </w:rPr>
        <w:t>, and evidence for</w:t>
      </w:r>
      <w:r w:rsidR="00F233F0" w:rsidRPr="00BB241F">
        <w:rPr>
          <w:rFonts w:ascii="Cambria" w:hAnsi="Cambria"/>
        </w:rPr>
        <w:t xml:space="preserve"> long</w:t>
      </w:r>
      <w:r w:rsidR="00016FAB" w:rsidRPr="00BB241F">
        <w:rPr>
          <w:rFonts w:ascii="Cambria" w:hAnsi="Cambria"/>
        </w:rPr>
        <w:t xml:space="preserve"> time</w:t>
      </w:r>
      <w:r w:rsidR="00F233F0" w:rsidRPr="00BB241F">
        <w:rPr>
          <w:rFonts w:ascii="Cambria" w:hAnsi="Cambria"/>
        </w:rPr>
        <w:t xml:space="preserve"> periods with</w:t>
      </w:r>
      <w:r w:rsidR="00554082" w:rsidRPr="00BB241F">
        <w:rPr>
          <w:rFonts w:ascii="Cambria" w:hAnsi="Cambria"/>
        </w:rPr>
        <w:t xml:space="preserve"> limited</w:t>
      </w:r>
      <w:r w:rsidR="00E01AD4" w:rsidRPr="00BB241F">
        <w:rPr>
          <w:rFonts w:ascii="Cambria" w:hAnsi="Cambria"/>
        </w:rPr>
        <w:t xml:space="preserve"> or no</w:t>
      </w:r>
      <w:r w:rsidR="00554082" w:rsidRPr="00BB241F">
        <w:rPr>
          <w:rFonts w:ascii="Cambria" w:hAnsi="Cambria"/>
        </w:rPr>
        <w:t xml:space="preserve"> dispersal</w:t>
      </w:r>
      <w:r w:rsidR="00534F5B" w:rsidRPr="00BB241F">
        <w:rPr>
          <w:rFonts w:ascii="Cambria" w:hAnsi="Cambria"/>
        </w:rPr>
        <w:t xml:space="preserve"> </w:t>
      </w:r>
      <w:r w:rsidR="0090248E" w:rsidRPr="00BB241F">
        <w:rPr>
          <w:rFonts w:ascii="Cambria" w:hAnsi="Cambria"/>
        </w:rPr>
        <w:fldChar w:fldCharType="begin"/>
      </w:r>
      <w:r w:rsidR="00DF7BC7" w:rsidRPr="00BB241F">
        <w:rPr>
          <w:rFonts w:ascii="Cambria" w:hAnsi="Cambria"/>
        </w:rPr>
        <w:instrText xml:space="preserve"> ADDIN EN.CITE &lt;EndNote&gt;&lt;Cite&gt;&lt;Author&gt;Pavón-Vázquez&lt;/Author&gt;&lt;Year&gt;2022&lt;/Year&gt;&lt;RecNum&gt;75&lt;/RecNum&gt;&lt;DisplayText&gt;(Pavón-Vázquez et al., 2022)&lt;/DisplayText&gt;&lt;record&gt;&lt;rec-number&gt;75&lt;/rec-number&gt;&lt;foreign-keys&gt;&lt;key app="EN" db-id="few0x52dq052frepdtrpxadctdwpwsfffwed" timestamp="1741932808"&gt;75&lt;/key&gt;&lt;/foreign-keys&gt;&lt;ref-type name="Journal Article"&gt;17&lt;/ref-type&gt;&lt;contributors&gt;&lt;authors&gt;&lt;author&gt;Pavón-Vázquez, Carlos J&lt;/author&gt;&lt;author&gt;Brennan, Ian G&lt;/author&gt;&lt;author&gt;Skeels, Alexander&lt;/author&gt;&lt;author&gt;Keogh, J Scott&lt;/author&gt;&lt;/authors&gt;&lt;/contributors&gt;&lt;titles&gt;&lt;title&gt;Competition and geography underlie speciation and morphological evolution in Indo-Australasian monitor lizards&lt;/title&gt;&lt;secondary-title&gt;Evolution&lt;/secondary-title&gt;&lt;/titles&gt;&lt;periodical&gt;&lt;full-title&gt;Evolution&lt;/full-title&gt;&lt;/periodical&gt;&lt;pages&gt;476-495&lt;/pages&gt;&lt;volume&gt;76&lt;/volume&gt;&lt;number&gt;3&lt;/number&gt;&lt;dates&gt;&lt;year&gt;2022&lt;/year&gt;&lt;/dates&gt;&lt;isbn&gt;1558-5646&lt;/isbn&gt;&lt;urls&gt;&lt;/urls&gt;&lt;/record&gt;&lt;/Cite&gt;&lt;/EndNote&gt;</w:instrText>
      </w:r>
      <w:r w:rsidR="0090248E" w:rsidRPr="00BB241F">
        <w:rPr>
          <w:rFonts w:ascii="Cambria" w:hAnsi="Cambria"/>
        </w:rPr>
        <w:fldChar w:fldCharType="separate"/>
      </w:r>
      <w:r w:rsidR="00DF7BC7" w:rsidRPr="00BB241F">
        <w:rPr>
          <w:rFonts w:ascii="Cambria" w:hAnsi="Cambria"/>
          <w:noProof/>
        </w:rPr>
        <w:t>(Pavón-Vázquez et al., 2022)</w:t>
      </w:r>
      <w:r w:rsidR="0090248E" w:rsidRPr="00BB241F">
        <w:rPr>
          <w:rFonts w:ascii="Cambria" w:hAnsi="Cambria"/>
        </w:rPr>
        <w:fldChar w:fldCharType="end"/>
      </w:r>
      <w:r w:rsidR="002A162B" w:rsidRPr="00BB241F">
        <w:rPr>
          <w:rFonts w:ascii="Cambria" w:hAnsi="Cambria"/>
          <w:b/>
          <w:bCs/>
        </w:rPr>
        <w:t>.</w:t>
      </w:r>
      <w:r w:rsidR="00534F5B" w:rsidRPr="00BB241F">
        <w:rPr>
          <w:rFonts w:ascii="Cambria" w:hAnsi="Cambria"/>
        </w:rPr>
        <w:t xml:space="preserve"> </w:t>
      </w:r>
    </w:p>
    <w:p w14:paraId="6896FD31" w14:textId="1FDC0814" w:rsidR="0067764B" w:rsidRPr="00BB241F" w:rsidRDefault="00D22674" w:rsidP="00B10B84">
      <w:pPr>
        <w:spacing w:line="360" w:lineRule="auto"/>
        <w:rPr>
          <w:rFonts w:ascii="Cambria" w:hAnsi="Cambria"/>
        </w:rPr>
      </w:pPr>
      <w:r w:rsidRPr="00BB241F">
        <w:rPr>
          <w:rFonts w:ascii="Cambria" w:hAnsi="Cambria"/>
        </w:rPr>
        <w:tab/>
      </w:r>
      <w:r w:rsidR="00BA4A8C" w:rsidRPr="00BB241F">
        <w:rPr>
          <w:rFonts w:ascii="Cambria" w:hAnsi="Cambria"/>
        </w:rPr>
        <w:t>E</w:t>
      </w:r>
      <w:r w:rsidR="00310112" w:rsidRPr="00BB241F">
        <w:rPr>
          <w:rFonts w:ascii="Cambria" w:hAnsi="Cambria"/>
        </w:rPr>
        <w:t>nvironmental difference</w:t>
      </w:r>
      <w:r w:rsidR="00443166" w:rsidRPr="00BB241F">
        <w:rPr>
          <w:rFonts w:ascii="Cambria" w:hAnsi="Cambria"/>
        </w:rPr>
        <w:t xml:space="preserve">s between Australia and </w:t>
      </w:r>
      <w:r w:rsidR="00534F5B" w:rsidRPr="00BB241F">
        <w:rPr>
          <w:rFonts w:ascii="Cambria" w:hAnsi="Cambria"/>
        </w:rPr>
        <w:t xml:space="preserve">mesic tropical </w:t>
      </w:r>
      <w:r w:rsidR="00443166" w:rsidRPr="00BB241F">
        <w:rPr>
          <w:rFonts w:ascii="Cambria" w:hAnsi="Cambria"/>
        </w:rPr>
        <w:t>Melanesia</w:t>
      </w:r>
      <w:r w:rsidR="00534F5B" w:rsidRPr="00BB241F">
        <w:rPr>
          <w:rFonts w:ascii="Cambria" w:hAnsi="Cambria"/>
        </w:rPr>
        <w:t xml:space="preserve"> </w:t>
      </w:r>
      <w:r w:rsidR="00AD6BFD" w:rsidRPr="00BB241F">
        <w:rPr>
          <w:rFonts w:ascii="Cambria" w:hAnsi="Cambria"/>
        </w:rPr>
        <w:t>may also have presented a</w:t>
      </w:r>
      <w:r w:rsidR="00C31D4D" w:rsidRPr="00BB241F">
        <w:rPr>
          <w:rFonts w:ascii="Cambria" w:hAnsi="Cambria"/>
        </w:rPr>
        <w:t>n important</w:t>
      </w:r>
      <w:r w:rsidR="00AD6BFD" w:rsidRPr="00BB241F">
        <w:rPr>
          <w:rFonts w:ascii="Cambria" w:hAnsi="Cambria"/>
        </w:rPr>
        <w:t xml:space="preserve"> barrier to successful dispersal</w:t>
      </w:r>
      <w:r w:rsidR="00383EB3" w:rsidRPr="00BB241F">
        <w:rPr>
          <w:rFonts w:ascii="Cambria" w:hAnsi="Cambria"/>
        </w:rPr>
        <w:t>, especially from the mid-Miocene to the present</w:t>
      </w:r>
      <w:r w:rsidR="00170CA3" w:rsidRPr="00BB241F">
        <w:rPr>
          <w:rFonts w:ascii="Cambria" w:hAnsi="Cambria"/>
        </w:rPr>
        <w:t xml:space="preserve"> as Australia became substantially more arid</w:t>
      </w:r>
      <w:r w:rsidR="00BA4A8C" w:rsidRPr="00BB241F">
        <w:rPr>
          <w:rFonts w:ascii="Cambria" w:hAnsi="Cambria"/>
        </w:rPr>
        <w:t xml:space="preserve"> </w:t>
      </w:r>
      <w:r w:rsidR="00BA4A8C" w:rsidRPr="00BB241F">
        <w:rPr>
          <w:rFonts w:ascii="Cambria" w:hAnsi="Cambria"/>
        </w:rPr>
        <w:fldChar w:fldCharType="begin"/>
      </w:r>
      <w:r w:rsidR="00DF7BC7" w:rsidRPr="00BB241F">
        <w:rPr>
          <w:rFonts w:ascii="Cambria" w:hAnsi="Cambria"/>
        </w:rPr>
        <w:instrText xml:space="preserve"> ADDIN EN.CITE &lt;EndNote&gt;&lt;Cite&gt;&lt;Author&gt;Heinsohn&lt;/Author&gt;&lt;Year&gt;2006&lt;/Year&gt;&lt;RecNum&gt;91&lt;/RecNum&gt;&lt;DisplayText&gt;(Heinsohn &amp;amp; Hope, 2006)&lt;/DisplayText&gt;&lt;record&gt;&lt;rec-number&gt;91&lt;/rec-number&gt;&lt;foreign-keys&gt;&lt;key app="EN" db-id="few0x52dq052frepdtrpxadctdwpwsfffwed" timestamp="1742088329"&gt;91&lt;/key&gt;&lt;/foreign-keys&gt;&lt;ref-type name="Book Section"&gt;5&lt;/ref-type&gt;&lt;contributors&gt;&lt;authors&gt;&lt;author&gt;Heinsohn, Tom&lt;/author&gt;&lt;author&gt;Hope, Geoffrey&lt;/author&gt;&lt;/authors&gt;&lt;/contributors&gt;&lt;titles&gt;&lt;title&gt;The Torresian connections: zoogeography of New Guinea&lt;/title&gt;&lt;secondary-title&gt;Evolution and biogeography of Australian vertebrates&lt;/secondary-title&gt;&lt;/titles&gt;&lt;pages&gt;71-93&lt;/pages&gt;&lt;dates&gt;&lt;year&gt;2006&lt;/year&gt;&lt;/dates&gt;&lt;publisher&gt;Australian Scientific Publishing&lt;/publisher&gt;&lt;urls&gt;&lt;/urls&gt;&lt;/record&gt;&lt;/Cite&gt;&lt;/EndNote&gt;</w:instrText>
      </w:r>
      <w:r w:rsidR="00BA4A8C" w:rsidRPr="00BB241F">
        <w:rPr>
          <w:rFonts w:ascii="Cambria" w:hAnsi="Cambria"/>
        </w:rPr>
        <w:fldChar w:fldCharType="separate"/>
      </w:r>
      <w:r w:rsidR="00DF7BC7" w:rsidRPr="00BB241F">
        <w:rPr>
          <w:rFonts w:ascii="Cambria" w:hAnsi="Cambria"/>
          <w:noProof/>
        </w:rPr>
        <w:t>(Heinsohn &amp; Hope, 2006)</w:t>
      </w:r>
      <w:r w:rsidR="00BA4A8C" w:rsidRPr="00BB241F">
        <w:rPr>
          <w:rFonts w:ascii="Cambria" w:hAnsi="Cambria"/>
        </w:rPr>
        <w:fldChar w:fldCharType="end"/>
      </w:r>
      <w:r w:rsidR="00AD6BFD" w:rsidRPr="00BB241F">
        <w:rPr>
          <w:rFonts w:ascii="Cambria" w:hAnsi="Cambria"/>
        </w:rPr>
        <w:t>.</w:t>
      </w:r>
      <w:r w:rsidR="00534F5B" w:rsidRPr="00BB241F">
        <w:rPr>
          <w:rFonts w:ascii="Cambria" w:hAnsi="Cambria"/>
        </w:rPr>
        <w:t xml:space="preserve"> </w:t>
      </w:r>
      <w:r w:rsidR="00BA4A8C" w:rsidRPr="00BB241F">
        <w:rPr>
          <w:rFonts w:ascii="Cambria" w:hAnsi="Cambria"/>
        </w:rPr>
        <w:t>Even</w:t>
      </w:r>
      <w:r w:rsidR="0090248E" w:rsidRPr="00BB241F">
        <w:rPr>
          <w:rFonts w:ascii="Cambria" w:hAnsi="Cambria"/>
        </w:rPr>
        <w:t xml:space="preserve"> </w:t>
      </w:r>
      <w:r w:rsidR="00534F5B" w:rsidRPr="00BB241F">
        <w:rPr>
          <w:rFonts w:ascii="Cambria" w:hAnsi="Cambria"/>
        </w:rPr>
        <w:t>radiations</w:t>
      </w:r>
      <w:r w:rsidR="0091133D" w:rsidRPr="00BB241F">
        <w:rPr>
          <w:rFonts w:ascii="Cambria" w:hAnsi="Cambria"/>
        </w:rPr>
        <w:t xml:space="preserve"> that</w:t>
      </w:r>
      <w:r w:rsidR="00554082" w:rsidRPr="00BB241F">
        <w:rPr>
          <w:rFonts w:ascii="Cambria" w:hAnsi="Cambria"/>
        </w:rPr>
        <w:t xml:space="preserve"> </w:t>
      </w:r>
      <w:r w:rsidR="0091133D" w:rsidRPr="00BB241F">
        <w:rPr>
          <w:rFonts w:ascii="Cambria" w:hAnsi="Cambria"/>
        </w:rPr>
        <w:t xml:space="preserve">do </w:t>
      </w:r>
      <w:r w:rsidR="00534F5B" w:rsidRPr="00BB241F">
        <w:rPr>
          <w:rFonts w:ascii="Cambria" w:hAnsi="Cambria"/>
        </w:rPr>
        <w:t xml:space="preserve">occur across </w:t>
      </w:r>
      <w:r w:rsidR="00043836" w:rsidRPr="00BB241F">
        <w:rPr>
          <w:rFonts w:ascii="Cambria" w:hAnsi="Cambria"/>
        </w:rPr>
        <w:t>both</w:t>
      </w:r>
      <w:r w:rsidR="00534F5B" w:rsidRPr="00BB241F">
        <w:rPr>
          <w:rFonts w:ascii="Cambria" w:hAnsi="Cambria"/>
        </w:rPr>
        <w:t xml:space="preserve"> regions may show divergent</w:t>
      </w:r>
      <w:r w:rsidR="00310112" w:rsidRPr="00BB241F">
        <w:rPr>
          <w:rFonts w:ascii="Cambria" w:hAnsi="Cambria"/>
        </w:rPr>
        <w:t xml:space="preserve"> patterns of ecological differentiation</w:t>
      </w:r>
      <w:r w:rsidR="00443166" w:rsidRPr="00BB241F">
        <w:rPr>
          <w:rFonts w:ascii="Cambria" w:hAnsi="Cambria"/>
        </w:rPr>
        <w:t>.</w:t>
      </w:r>
      <w:r w:rsidR="005D400D" w:rsidRPr="00BB241F">
        <w:rPr>
          <w:rFonts w:ascii="Cambria" w:hAnsi="Cambria"/>
        </w:rPr>
        <w:t xml:space="preserve"> </w:t>
      </w:r>
      <w:r w:rsidR="00BE52F0" w:rsidRPr="00BB241F">
        <w:rPr>
          <w:rFonts w:ascii="Cambria" w:hAnsi="Cambria"/>
        </w:rPr>
        <w:t>For instance</w:t>
      </w:r>
      <w:r w:rsidR="007769E9" w:rsidRPr="00BB241F">
        <w:rPr>
          <w:rFonts w:ascii="Cambria" w:hAnsi="Cambria"/>
        </w:rPr>
        <w:t>, in</w:t>
      </w:r>
      <w:r w:rsidR="00E01AD4" w:rsidRPr="00BB241F">
        <w:rPr>
          <w:rFonts w:ascii="Cambria" w:hAnsi="Cambria"/>
        </w:rPr>
        <w:t xml:space="preserve"> </w:t>
      </w:r>
      <w:r w:rsidR="00124AF4" w:rsidRPr="00BB241F">
        <w:rPr>
          <w:rFonts w:ascii="Cambria" w:hAnsi="Cambria"/>
        </w:rPr>
        <w:t>agamid lizard</w:t>
      </w:r>
      <w:r w:rsidR="00310112" w:rsidRPr="00BB241F">
        <w:rPr>
          <w:rFonts w:ascii="Cambria" w:hAnsi="Cambria"/>
        </w:rPr>
        <w:t>s</w:t>
      </w:r>
      <w:r w:rsidR="00CD410D" w:rsidRPr="00BB241F">
        <w:rPr>
          <w:rFonts w:ascii="Cambria" w:hAnsi="Cambria"/>
        </w:rPr>
        <w:t>,</w:t>
      </w:r>
      <w:r w:rsidR="00124AF4" w:rsidRPr="00BB241F">
        <w:rPr>
          <w:rFonts w:ascii="Cambria" w:hAnsi="Cambria"/>
        </w:rPr>
        <w:t xml:space="preserve"> certain ecological niches such as </w:t>
      </w:r>
      <w:proofErr w:type="spellStart"/>
      <w:r w:rsidR="00C5077C" w:rsidRPr="00BB241F">
        <w:rPr>
          <w:rFonts w:ascii="Cambria" w:hAnsi="Cambria"/>
        </w:rPr>
        <w:t>terrestria</w:t>
      </w:r>
      <w:r w:rsidR="00043836" w:rsidRPr="00BB241F">
        <w:rPr>
          <w:rFonts w:ascii="Cambria" w:hAnsi="Cambria"/>
        </w:rPr>
        <w:t>lit</w:t>
      </w:r>
      <w:r w:rsidR="00C5077C" w:rsidRPr="00BB241F">
        <w:rPr>
          <w:rFonts w:ascii="Cambria" w:hAnsi="Cambria"/>
        </w:rPr>
        <w:t>y</w:t>
      </w:r>
      <w:proofErr w:type="spellEnd"/>
      <w:r w:rsidR="00124AF4" w:rsidRPr="00BB241F">
        <w:rPr>
          <w:rFonts w:ascii="Cambria" w:hAnsi="Cambria"/>
        </w:rPr>
        <w:t xml:space="preserve"> </w:t>
      </w:r>
      <w:r w:rsidR="00506CA0" w:rsidRPr="00BB241F">
        <w:rPr>
          <w:rFonts w:ascii="Cambria" w:hAnsi="Cambria"/>
        </w:rPr>
        <w:t>(ground-</w:t>
      </w:r>
      <w:r w:rsidR="00506CA0" w:rsidRPr="00BB241F">
        <w:rPr>
          <w:rFonts w:ascii="Cambria" w:hAnsi="Cambria"/>
        </w:rPr>
        <w:lastRenderedPageBreak/>
        <w:t xml:space="preserve">dwelling) </w:t>
      </w:r>
      <w:r w:rsidR="00124AF4" w:rsidRPr="00BB241F">
        <w:rPr>
          <w:rFonts w:ascii="Cambria" w:hAnsi="Cambria"/>
        </w:rPr>
        <w:t>are absent in New Guinea</w:t>
      </w:r>
      <w:r w:rsidR="00921B59" w:rsidRPr="00BB241F">
        <w:rPr>
          <w:rFonts w:ascii="Cambria" w:hAnsi="Cambria"/>
        </w:rPr>
        <w:t xml:space="preserve"> but common in Australia</w:t>
      </w:r>
      <w:r w:rsidR="007769E9" w:rsidRPr="00BB241F">
        <w:rPr>
          <w:rFonts w:ascii="Cambria" w:hAnsi="Cambria"/>
        </w:rPr>
        <w:t xml:space="preserve"> </w:t>
      </w:r>
      <w:r w:rsidR="00BC0E41" w:rsidRPr="00BB241F">
        <w:rPr>
          <w:rFonts w:ascii="Cambria" w:hAnsi="Cambria"/>
        </w:rPr>
        <w:fldChar w:fldCharType="begin"/>
      </w:r>
      <w:r w:rsidR="00DF7BC7" w:rsidRPr="00BB241F">
        <w:rPr>
          <w:rFonts w:ascii="Cambria" w:hAnsi="Cambria"/>
        </w:rPr>
        <w:instrText xml:space="preserve"> ADDIN EN.CITE &lt;EndNote&gt;&lt;Cite&gt;&lt;Author&gt;Tallowin&lt;/Author&gt;&lt;Year&gt;2020&lt;/Year&gt;&lt;RecNum&gt;44&lt;/RecNum&gt;&lt;DisplayText&gt;(Tallowin et al., 2020)&lt;/DisplayText&gt;&lt;record&gt;&lt;rec-number&gt;44&lt;/rec-number&gt;&lt;foreign-keys&gt;&lt;key app="EN" db-id="few0x52dq052frepdtrpxadctdwpwsfffwed" timestamp="1741930342"&gt;44&lt;/key&gt;&lt;/foreign-keys&gt;&lt;ref-type name="Journal Article"&gt;17&lt;/ref-type&gt;&lt;contributors&gt;&lt;authors&gt;&lt;author&gt;Tallowin, Oliver JS&lt;/author&gt;&lt;author&gt;Meiri, Shai&lt;/author&gt;&lt;author&gt;Donnellan, Stephen C&lt;/author&gt;&lt;author&gt;Richards, Stephen J&lt;/author&gt;&lt;author&gt;Austin, Christopher C&lt;/author&gt;&lt;author&gt;Oliver, Paul M&lt;/author&gt;&lt;/authors&gt;&lt;/contributors&gt;&lt;titles&gt;&lt;title&gt;The other side of the Sahulian coin: biogeography and evolution of Melanesian forest dragons (Agamidae)&lt;/title&gt;&lt;secondary-title&gt;Biological Journal of the Linnean Society&lt;/secondary-title&gt;&lt;/titles&gt;&lt;periodical&gt;&lt;full-title&gt;Biological Journal of the Linnean Society&lt;/full-title&gt;&lt;/periodical&gt;&lt;pages&gt;99-113&lt;/pages&gt;&lt;volume&gt;129&lt;/volume&gt;&lt;number&gt;1&lt;/number&gt;&lt;dates&gt;&lt;year&gt;2020&lt;/year&gt;&lt;/dates&gt;&lt;isbn&gt;0024-4066&lt;/isbn&gt;&lt;urls&gt;&lt;/urls&gt;&lt;/record&gt;&lt;/Cite&gt;&lt;/EndNote&gt;</w:instrText>
      </w:r>
      <w:r w:rsidR="00BC0E41" w:rsidRPr="00BB241F">
        <w:rPr>
          <w:rFonts w:ascii="Cambria" w:hAnsi="Cambria"/>
        </w:rPr>
        <w:fldChar w:fldCharType="separate"/>
      </w:r>
      <w:r w:rsidR="00DF7BC7" w:rsidRPr="00BB241F">
        <w:rPr>
          <w:rFonts w:ascii="Cambria" w:hAnsi="Cambria"/>
          <w:noProof/>
        </w:rPr>
        <w:t>(Tallowin et al., 2020)</w:t>
      </w:r>
      <w:r w:rsidR="00BC0E41" w:rsidRPr="00BB241F">
        <w:rPr>
          <w:rFonts w:ascii="Cambria" w:hAnsi="Cambria"/>
        </w:rPr>
        <w:fldChar w:fldCharType="end"/>
      </w:r>
      <w:r w:rsidR="00310112" w:rsidRPr="00BB241F">
        <w:rPr>
          <w:rFonts w:ascii="Cambria" w:hAnsi="Cambria"/>
        </w:rPr>
        <w:t>, while</w:t>
      </w:r>
      <w:r w:rsidR="007769E9" w:rsidRPr="00BB241F">
        <w:rPr>
          <w:rFonts w:ascii="Cambria" w:hAnsi="Cambria"/>
        </w:rPr>
        <w:t xml:space="preserve"> in</w:t>
      </w:r>
      <w:r w:rsidR="00310112" w:rsidRPr="00BB241F">
        <w:rPr>
          <w:rFonts w:ascii="Cambria" w:hAnsi="Cambria"/>
        </w:rPr>
        <w:t xml:space="preserve"> </w:t>
      </w:r>
      <w:proofErr w:type="spellStart"/>
      <w:r w:rsidR="00310112" w:rsidRPr="00BB241F">
        <w:rPr>
          <w:rFonts w:ascii="Cambria" w:hAnsi="Cambria"/>
        </w:rPr>
        <w:t>dasyurid</w:t>
      </w:r>
      <w:proofErr w:type="spellEnd"/>
      <w:r w:rsidR="00310112" w:rsidRPr="00BB241F">
        <w:rPr>
          <w:rFonts w:ascii="Cambria" w:hAnsi="Cambria"/>
        </w:rPr>
        <w:t xml:space="preserve"> marsupials</w:t>
      </w:r>
      <w:r w:rsidR="00CD410D" w:rsidRPr="00BB241F">
        <w:rPr>
          <w:rFonts w:ascii="Cambria" w:hAnsi="Cambria"/>
        </w:rPr>
        <w:t>,</w:t>
      </w:r>
      <w:r w:rsidR="00310112" w:rsidRPr="00BB241F">
        <w:rPr>
          <w:rFonts w:ascii="Cambria" w:hAnsi="Cambria"/>
        </w:rPr>
        <w:t xml:space="preserve"> </w:t>
      </w:r>
      <w:r w:rsidR="00043836" w:rsidRPr="00BB241F">
        <w:rPr>
          <w:rFonts w:ascii="Cambria" w:hAnsi="Cambria"/>
        </w:rPr>
        <w:t xml:space="preserve">it </w:t>
      </w:r>
      <w:r w:rsidR="00310112" w:rsidRPr="00BB241F">
        <w:rPr>
          <w:rFonts w:ascii="Cambria" w:hAnsi="Cambria"/>
        </w:rPr>
        <w:t xml:space="preserve">has </w:t>
      </w:r>
      <w:r w:rsidR="00F233F0" w:rsidRPr="00BB241F">
        <w:rPr>
          <w:rFonts w:ascii="Cambria" w:hAnsi="Cambria"/>
        </w:rPr>
        <w:t xml:space="preserve">been </w:t>
      </w:r>
      <w:r w:rsidR="00310112" w:rsidRPr="00BB241F">
        <w:rPr>
          <w:rFonts w:ascii="Cambria" w:hAnsi="Cambria"/>
        </w:rPr>
        <w:t>suggested that low seasonality</w:t>
      </w:r>
      <w:r w:rsidR="00C57D0D" w:rsidRPr="00BB241F">
        <w:rPr>
          <w:rFonts w:ascii="Cambria" w:hAnsi="Cambria"/>
        </w:rPr>
        <w:t xml:space="preserve"> and </w:t>
      </w:r>
      <w:r w:rsidR="00CD410D" w:rsidRPr="00BB241F">
        <w:rPr>
          <w:rFonts w:ascii="Cambria" w:hAnsi="Cambria"/>
        </w:rPr>
        <w:t>resource-rich</w:t>
      </w:r>
      <w:r w:rsidR="00310112" w:rsidRPr="00BB241F">
        <w:rPr>
          <w:rFonts w:ascii="Cambria" w:hAnsi="Cambria"/>
        </w:rPr>
        <w:t xml:space="preserve"> environments in New Guinea have mediated the evolution of larger brains</w:t>
      </w:r>
      <w:r w:rsidR="00BC0E41" w:rsidRPr="00BB241F">
        <w:rPr>
          <w:rFonts w:ascii="Cambria" w:hAnsi="Cambria"/>
        </w:rPr>
        <w:t xml:space="preserve"> </w:t>
      </w:r>
      <w:r w:rsidR="00BC0E41" w:rsidRPr="00BB241F">
        <w:rPr>
          <w:rFonts w:ascii="Cambria" w:hAnsi="Cambria"/>
        </w:rPr>
        <w:fldChar w:fldCharType="begin"/>
      </w:r>
      <w:r w:rsidR="003F66AA" w:rsidRPr="00BB241F">
        <w:rPr>
          <w:rFonts w:ascii="Cambria" w:hAnsi="Cambria"/>
        </w:rPr>
        <w:instrText xml:space="preserve"> ADDIN EN.CITE &lt;EndNote&gt;&lt;Cite&gt;&lt;Author&gt;Weisbecker&lt;/Author&gt;&lt;Year&gt;2015&lt;/Year&gt;&lt;RecNum&gt;62&lt;/RecNum&gt;&lt;DisplayText&gt;(Weisbecker, Blomberg, Goldizen, Brown &amp;amp; Fisher, 2015)&lt;/DisplayText&gt;&lt;record&gt;&lt;rec-number&gt;62&lt;/rec-number&gt;&lt;foreign-keys&gt;&lt;key app="EN" db-id="few0x52dq052frepdtrpxadctdwpwsfffwed" timestamp="1741931956"&gt;62&lt;/key&gt;&lt;/foreign-keys&gt;&lt;ref-type name="Journal Article"&gt;17&lt;/ref-type&gt;&lt;contributors&gt;&lt;authors&gt;&lt;author&gt;Weisbecker, Vera&lt;/author&gt;&lt;author&gt;Blomberg, Simon&lt;/author&gt;&lt;author&gt;Goldizen, Anne W&lt;/author&gt;&lt;author&gt;Brown, Meredeth&lt;/author&gt;&lt;author&gt;Fisher, Diana&lt;/author&gt;&lt;/authors&gt;&lt;/contributors&gt;&lt;titles&gt;&lt;title&gt;The evolution of relative brain size in marsupials is energetically constrained but not driven by behavioral complexity&lt;/title&gt;&lt;secondary-title&gt;Brain, behavior and evolution&lt;/secondary-title&gt;&lt;/titles&gt;&lt;periodical&gt;&lt;full-title&gt;Brain, behavior and evolution&lt;/full-title&gt;&lt;/periodical&gt;&lt;pages&gt;125-135&lt;/pages&gt;&lt;volume&gt;85&lt;/volume&gt;&lt;number&gt;2&lt;/number&gt;&lt;dates&gt;&lt;year&gt;2015&lt;/year&gt;&lt;/dates&gt;&lt;isbn&gt;0006-8977&lt;/isbn&gt;&lt;urls&gt;&lt;/urls&gt;&lt;/record&gt;&lt;/Cite&gt;&lt;/EndNote&gt;</w:instrText>
      </w:r>
      <w:r w:rsidR="00BC0E41" w:rsidRPr="00BB241F">
        <w:rPr>
          <w:rFonts w:ascii="Cambria" w:hAnsi="Cambria"/>
        </w:rPr>
        <w:fldChar w:fldCharType="separate"/>
      </w:r>
      <w:r w:rsidR="003F66AA" w:rsidRPr="00BB241F">
        <w:rPr>
          <w:rFonts w:ascii="Cambria" w:hAnsi="Cambria"/>
          <w:noProof/>
        </w:rPr>
        <w:t>(Weisbecker, Blomberg, Goldizen, Brown &amp; Fisher, 2015)</w:t>
      </w:r>
      <w:r w:rsidR="00BC0E41" w:rsidRPr="00BB241F">
        <w:rPr>
          <w:rFonts w:ascii="Cambria" w:hAnsi="Cambria"/>
        </w:rPr>
        <w:fldChar w:fldCharType="end"/>
      </w:r>
      <w:r w:rsidR="00310112" w:rsidRPr="00BB241F">
        <w:rPr>
          <w:rFonts w:ascii="Cambria" w:hAnsi="Cambria"/>
        </w:rPr>
        <w:t>.</w:t>
      </w:r>
      <w:r w:rsidR="00443166" w:rsidRPr="00BB241F">
        <w:rPr>
          <w:rFonts w:ascii="Cambria" w:hAnsi="Cambria"/>
        </w:rPr>
        <w:t xml:space="preserve"> </w:t>
      </w:r>
      <w:r w:rsidR="00BE52F0" w:rsidRPr="00BB241F">
        <w:rPr>
          <w:rFonts w:ascii="Cambria" w:hAnsi="Cambria"/>
        </w:rPr>
        <w:t>If signatures of divergent evolution are found to be pervasive, this would support the hypothesis that environmental differentiation between these two region</w:t>
      </w:r>
      <w:r w:rsidR="00CD410D" w:rsidRPr="00BB241F">
        <w:rPr>
          <w:rFonts w:ascii="Cambria" w:hAnsi="Cambria"/>
        </w:rPr>
        <w:t>s</w:t>
      </w:r>
      <w:r w:rsidR="00BE52F0" w:rsidRPr="00BB241F">
        <w:rPr>
          <w:rFonts w:ascii="Cambria" w:hAnsi="Cambria"/>
        </w:rPr>
        <w:t xml:space="preserve"> may have played a key role in limiting biotic dispersal </w:t>
      </w:r>
      <w:r w:rsidR="00BE52F0" w:rsidRPr="00BB241F">
        <w:rPr>
          <w:rFonts w:ascii="Cambria" w:hAnsi="Cambria"/>
        </w:rPr>
        <w:fldChar w:fldCharType="begin"/>
      </w:r>
      <w:r w:rsidR="00DF7BC7" w:rsidRPr="00BB241F">
        <w:rPr>
          <w:rFonts w:ascii="Cambria" w:hAnsi="Cambria"/>
        </w:rPr>
        <w:instrText xml:space="preserve"> ADDIN EN.CITE &lt;EndNote&gt;&lt;Cite&gt;&lt;Author&gt;Heinsohn&lt;/Author&gt;&lt;Year&gt;2006&lt;/Year&gt;&lt;RecNum&gt;91&lt;/RecNum&gt;&lt;DisplayText&gt;(Heinsohn &amp;amp; Hope, 2006)&lt;/DisplayText&gt;&lt;record&gt;&lt;rec-number&gt;91&lt;/rec-number&gt;&lt;foreign-keys&gt;&lt;key app="EN" db-id="few0x52dq052frepdtrpxadctdwpwsfffwed" timestamp="1742088329"&gt;91&lt;/key&gt;&lt;/foreign-keys&gt;&lt;ref-type name="Book Section"&gt;5&lt;/ref-type&gt;&lt;contributors&gt;&lt;authors&gt;&lt;author&gt;Heinsohn, Tom&lt;/author&gt;&lt;author&gt;Hope, Geoffrey&lt;/author&gt;&lt;/authors&gt;&lt;/contributors&gt;&lt;titles&gt;&lt;title&gt;The Torresian connections: zoogeography of New Guinea&lt;/title&gt;&lt;secondary-title&gt;Evolution and biogeography of Australian vertebrates&lt;/secondary-title&gt;&lt;/titles&gt;&lt;pages&gt;71-93&lt;/pages&gt;&lt;dates&gt;&lt;year&gt;2006&lt;/year&gt;&lt;/dates&gt;&lt;publisher&gt;Australian Scientific Publishing&lt;/publisher&gt;&lt;urls&gt;&lt;/urls&gt;&lt;/record&gt;&lt;/Cite&gt;&lt;/EndNote&gt;</w:instrText>
      </w:r>
      <w:r w:rsidR="00BE52F0" w:rsidRPr="00BB241F">
        <w:rPr>
          <w:rFonts w:ascii="Cambria" w:hAnsi="Cambria"/>
        </w:rPr>
        <w:fldChar w:fldCharType="separate"/>
      </w:r>
      <w:r w:rsidR="00DF7BC7" w:rsidRPr="00BB241F">
        <w:rPr>
          <w:rFonts w:ascii="Cambria" w:hAnsi="Cambria"/>
          <w:noProof/>
        </w:rPr>
        <w:t>(Heinsohn &amp; Hope, 2006)</w:t>
      </w:r>
      <w:r w:rsidR="00BE52F0" w:rsidRPr="00BB241F">
        <w:rPr>
          <w:rFonts w:ascii="Cambria" w:hAnsi="Cambria"/>
        </w:rPr>
        <w:fldChar w:fldCharType="end"/>
      </w:r>
      <w:r w:rsidR="00BE52F0" w:rsidRPr="00BB241F">
        <w:rPr>
          <w:rFonts w:ascii="Cambria" w:hAnsi="Cambria"/>
        </w:rPr>
        <w:t xml:space="preserve">. </w:t>
      </w:r>
      <w:r w:rsidR="00534F5B" w:rsidRPr="00BB241F">
        <w:rPr>
          <w:rFonts w:ascii="Cambria" w:hAnsi="Cambria"/>
        </w:rPr>
        <w:t>H</w:t>
      </w:r>
      <w:r w:rsidR="00554082" w:rsidRPr="00BB241F">
        <w:rPr>
          <w:rFonts w:ascii="Cambria" w:hAnsi="Cambria"/>
        </w:rPr>
        <w:t>owever,</w:t>
      </w:r>
      <w:r w:rsidR="00534F5B" w:rsidRPr="00BB241F">
        <w:rPr>
          <w:rFonts w:ascii="Cambria" w:hAnsi="Cambria"/>
        </w:rPr>
        <w:t xml:space="preserve"> for most</w:t>
      </w:r>
      <w:r w:rsidR="00F13381" w:rsidRPr="00BB241F">
        <w:rPr>
          <w:rFonts w:ascii="Cambria" w:hAnsi="Cambria"/>
        </w:rPr>
        <w:t xml:space="preserve"> </w:t>
      </w:r>
      <w:r w:rsidR="00534F5B" w:rsidRPr="00BB241F">
        <w:rPr>
          <w:rFonts w:ascii="Cambria" w:hAnsi="Cambria"/>
        </w:rPr>
        <w:t>taxa</w:t>
      </w:r>
      <w:r w:rsidR="0090248E" w:rsidRPr="00BB241F">
        <w:rPr>
          <w:rFonts w:ascii="Cambria" w:hAnsi="Cambria"/>
        </w:rPr>
        <w:t xml:space="preserve"> shared between</w:t>
      </w:r>
      <w:r w:rsidR="00534F5B" w:rsidRPr="00BB241F">
        <w:rPr>
          <w:rFonts w:ascii="Cambria" w:hAnsi="Cambria"/>
        </w:rPr>
        <w:t xml:space="preserve"> </w:t>
      </w:r>
      <w:r w:rsidR="00C57D0D" w:rsidRPr="00BB241F">
        <w:rPr>
          <w:rFonts w:ascii="Cambria" w:hAnsi="Cambria"/>
        </w:rPr>
        <w:t xml:space="preserve">Australia and </w:t>
      </w:r>
      <w:r w:rsidR="005557BB" w:rsidRPr="00BB241F">
        <w:rPr>
          <w:rFonts w:ascii="Cambria" w:hAnsi="Cambria"/>
        </w:rPr>
        <w:t>Melanesia</w:t>
      </w:r>
      <w:r w:rsidR="00043836" w:rsidRPr="00BB241F">
        <w:rPr>
          <w:rFonts w:ascii="Cambria" w:hAnsi="Cambria"/>
        </w:rPr>
        <w:t>,</w:t>
      </w:r>
      <w:r w:rsidR="00534F5B" w:rsidRPr="00BB241F">
        <w:rPr>
          <w:rFonts w:ascii="Cambria" w:hAnsi="Cambria"/>
        </w:rPr>
        <w:t xml:space="preserve"> </w:t>
      </w:r>
      <w:r w:rsidR="0090248E" w:rsidRPr="00BB241F">
        <w:rPr>
          <w:rFonts w:ascii="Cambria" w:hAnsi="Cambria"/>
        </w:rPr>
        <w:t>patterns of evolutionary diversification in the two regions</w:t>
      </w:r>
      <w:r w:rsidR="00383EB3" w:rsidRPr="00BB241F">
        <w:rPr>
          <w:rFonts w:ascii="Cambria" w:hAnsi="Cambria"/>
        </w:rPr>
        <w:t>, including eco-morphology,</w:t>
      </w:r>
      <w:r w:rsidR="00534F5B" w:rsidRPr="00BB241F">
        <w:rPr>
          <w:rFonts w:ascii="Cambria" w:hAnsi="Cambria"/>
        </w:rPr>
        <w:t xml:space="preserve"> </w:t>
      </w:r>
      <w:r w:rsidR="00383EB3" w:rsidRPr="00BB241F">
        <w:rPr>
          <w:rFonts w:ascii="Cambria" w:hAnsi="Cambria"/>
        </w:rPr>
        <w:t xml:space="preserve">have </w:t>
      </w:r>
      <w:r w:rsidR="00534F5B" w:rsidRPr="00BB241F">
        <w:rPr>
          <w:rFonts w:ascii="Cambria" w:hAnsi="Cambria"/>
        </w:rPr>
        <w:t xml:space="preserve">not been </w:t>
      </w:r>
      <w:r w:rsidR="00C57D0D" w:rsidRPr="00BB241F">
        <w:rPr>
          <w:rFonts w:ascii="Cambria" w:hAnsi="Cambria"/>
        </w:rPr>
        <w:t>compared</w:t>
      </w:r>
      <w:r w:rsidR="007C5D32" w:rsidRPr="00BB241F">
        <w:rPr>
          <w:rFonts w:ascii="Cambria" w:hAnsi="Cambria"/>
        </w:rPr>
        <w:t>.</w:t>
      </w:r>
      <w:r w:rsidR="00443166" w:rsidRPr="00BB241F">
        <w:rPr>
          <w:rFonts w:ascii="Cambria" w:hAnsi="Cambria"/>
        </w:rPr>
        <w:t xml:space="preserve"> </w:t>
      </w:r>
    </w:p>
    <w:p w14:paraId="1B78547E" w14:textId="749CC446" w:rsidR="00136175" w:rsidRPr="00BB241F" w:rsidRDefault="00D22674" w:rsidP="00B10B84">
      <w:pPr>
        <w:spacing w:line="360" w:lineRule="auto"/>
        <w:rPr>
          <w:rFonts w:ascii="Cambria" w:hAnsi="Cambria"/>
        </w:rPr>
      </w:pPr>
      <w:r w:rsidRPr="00BB241F">
        <w:rPr>
          <w:rFonts w:ascii="Cambria" w:hAnsi="Cambria"/>
          <w:i/>
          <w:iCs/>
        </w:rPr>
        <w:tab/>
      </w:r>
      <w:r w:rsidR="00B92555" w:rsidRPr="00BB241F">
        <w:rPr>
          <w:rFonts w:ascii="Cambria" w:hAnsi="Cambria"/>
          <w:i/>
          <w:iCs/>
        </w:rPr>
        <w:t>Gehyra</w:t>
      </w:r>
      <w:r w:rsidR="00B92555" w:rsidRPr="00BB241F">
        <w:rPr>
          <w:rFonts w:ascii="Cambria" w:hAnsi="Cambria"/>
        </w:rPr>
        <w:t xml:space="preserve"> is</w:t>
      </w:r>
      <w:r w:rsidR="00270AEF" w:rsidRPr="00BB241F">
        <w:rPr>
          <w:rFonts w:ascii="Cambria" w:hAnsi="Cambria"/>
        </w:rPr>
        <w:t xml:space="preserve"> a </w:t>
      </w:r>
      <w:r w:rsidR="00146497" w:rsidRPr="00BB241F">
        <w:rPr>
          <w:rFonts w:ascii="Cambria" w:hAnsi="Cambria"/>
        </w:rPr>
        <w:t>genus</w:t>
      </w:r>
      <w:r w:rsidR="00270AEF" w:rsidRPr="00BB241F">
        <w:rPr>
          <w:rFonts w:ascii="Cambria" w:hAnsi="Cambria"/>
        </w:rPr>
        <w:t xml:space="preserve"> </w:t>
      </w:r>
      <w:r w:rsidR="00BA4A8C" w:rsidRPr="00BB241F">
        <w:rPr>
          <w:rFonts w:ascii="Cambria" w:hAnsi="Cambria"/>
        </w:rPr>
        <w:t xml:space="preserve">comprising around 70 species </w:t>
      </w:r>
      <w:r w:rsidR="00DD227A" w:rsidRPr="00BB241F">
        <w:rPr>
          <w:rFonts w:ascii="Cambria" w:hAnsi="Cambria"/>
        </w:rPr>
        <w:t xml:space="preserve">of </w:t>
      </w:r>
      <w:r w:rsidR="00146497" w:rsidRPr="00BB241F">
        <w:rPr>
          <w:rFonts w:ascii="Cambria" w:hAnsi="Cambria"/>
        </w:rPr>
        <w:t>scansorial</w:t>
      </w:r>
      <w:r w:rsidR="00270AEF" w:rsidRPr="00BB241F">
        <w:rPr>
          <w:rFonts w:ascii="Cambria" w:hAnsi="Cambria"/>
        </w:rPr>
        <w:t xml:space="preserve"> gecko</w:t>
      </w:r>
      <w:r w:rsidR="00BA4A8C" w:rsidRPr="00BB241F">
        <w:rPr>
          <w:rFonts w:ascii="Cambria" w:hAnsi="Cambria"/>
        </w:rPr>
        <w:t xml:space="preserve"> lizards</w:t>
      </w:r>
      <w:r w:rsidR="00270AEF" w:rsidRPr="00BB241F">
        <w:rPr>
          <w:rFonts w:ascii="Cambria" w:hAnsi="Cambria"/>
        </w:rPr>
        <w:t xml:space="preserve"> that is </w:t>
      </w:r>
      <w:r w:rsidR="00146497" w:rsidRPr="00BB241F">
        <w:rPr>
          <w:rFonts w:ascii="Cambria" w:hAnsi="Cambria"/>
        </w:rPr>
        <w:t>widespread across both</w:t>
      </w:r>
      <w:r w:rsidR="00270AEF" w:rsidRPr="00BB241F">
        <w:rPr>
          <w:rFonts w:ascii="Cambria" w:hAnsi="Cambria"/>
        </w:rPr>
        <w:t xml:space="preserve"> Australia</w:t>
      </w:r>
      <w:r w:rsidR="00DD227A" w:rsidRPr="00BB241F">
        <w:rPr>
          <w:rFonts w:ascii="Cambria" w:hAnsi="Cambria"/>
        </w:rPr>
        <w:t xml:space="preserve"> (</w:t>
      </w:r>
      <w:r w:rsidR="00C27B6C" w:rsidRPr="00BB241F">
        <w:rPr>
          <w:rFonts w:ascii="Cambria" w:hAnsi="Cambria"/>
        </w:rPr>
        <w:t>~55</w:t>
      </w:r>
      <w:r w:rsidR="00DD227A" w:rsidRPr="00BB241F">
        <w:rPr>
          <w:rFonts w:ascii="Cambria" w:hAnsi="Cambria"/>
        </w:rPr>
        <w:t xml:space="preserve"> species</w:t>
      </w:r>
      <w:r w:rsidR="00C27B6C" w:rsidRPr="00BB241F">
        <w:rPr>
          <w:rFonts w:ascii="Cambria" w:hAnsi="Cambria"/>
        </w:rPr>
        <w:t>)</w:t>
      </w:r>
      <w:r w:rsidR="00146497" w:rsidRPr="00BB241F">
        <w:rPr>
          <w:rFonts w:ascii="Cambria" w:hAnsi="Cambria"/>
        </w:rPr>
        <w:t xml:space="preserve"> and</w:t>
      </w:r>
      <w:r w:rsidR="00C27B6C" w:rsidRPr="00BB241F">
        <w:rPr>
          <w:rFonts w:ascii="Cambria" w:hAnsi="Cambria"/>
        </w:rPr>
        <w:t xml:space="preserve"> the islands of</w:t>
      </w:r>
      <w:r w:rsidR="00146497" w:rsidRPr="00BB241F">
        <w:rPr>
          <w:rFonts w:ascii="Cambria" w:hAnsi="Cambria"/>
        </w:rPr>
        <w:t xml:space="preserve"> Melanesia</w:t>
      </w:r>
      <w:r w:rsidR="00C27B6C" w:rsidRPr="00BB241F">
        <w:rPr>
          <w:rFonts w:ascii="Cambria" w:hAnsi="Cambria"/>
        </w:rPr>
        <w:t xml:space="preserve"> and the Pacific (~17 recognised species)</w:t>
      </w:r>
      <w:r w:rsidR="00E55C14" w:rsidRPr="00BB241F">
        <w:rPr>
          <w:rFonts w:ascii="Cambria" w:hAnsi="Cambria"/>
        </w:rPr>
        <w:t>.</w:t>
      </w:r>
      <w:r w:rsidR="00554082" w:rsidRPr="00BB241F">
        <w:rPr>
          <w:rFonts w:ascii="Cambria" w:hAnsi="Cambria"/>
        </w:rPr>
        <w:t xml:space="preserve"> </w:t>
      </w:r>
      <w:r w:rsidR="00BA4A8C" w:rsidRPr="00BB241F">
        <w:rPr>
          <w:rFonts w:ascii="Cambria" w:hAnsi="Cambria"/>
        </w:rPr>
        <w:t xml:space="preserve">It </w:t>
      </w:r>
      <w:r w:rsidR="00C27B6C" w:rsidRPr="00BB241F">
        <w:rPr>
          <w:rFonts w:ascii="Cambria" w:hAnsi="Cambria"/>
        </w:rPr>
        <w:t xml:space="preserve">has been hypothesised that </w:t>
      </w:r>
      <w:r w:rsidR="00276ACE" w:rsidRPr="00BB241F">
        <w:rPr>
          <w:rFonts w:ascii="Cambria" w:hAnsi="Cambria"/>
        </w:rPr>
        <w:t>South</w:t>
      </w:r>
      <w:r w:rsidR="00BA4A8C" w:rsidRPr="00BB241F">
        <w:rPr>
          <w:rFonts w:ascii="Cambria" w:hAnsi="Cambria"/>
        </w:rPr>
        <w:t>east Asia</w:t>
      </w:r>
      <w:r w:rsidR="00F13381" w:rsidRPr="00BB241F">
        <w:rPr>
          <w:rFonts w:ascii="Cambria" w:hAnsi="Cambria"/>
        </w:rPr>
        <w:t xml:space="preserve"> is the</w:t>
      </w:r>
      <w:r w:rsidR="00554082" w:rsidRPr="00BB241F">
        <w:rPr>
          <w:rFonts w:ascii="Cambria" w:hAnsi="Cambria"/>
        </w:rPr>
        <w:t xml:space="preserve"> origin for</w:t>
      </w:r>
      <w:r w:rsidR="00C27B6C" w:rsidRPr="00BB241F">
        <w:rPr>
          <w:rFonts w:ascii="Cambria" w:hAnsi="Cambria"/>
        </w:rPr>
        <w:t xml:space="preserve"> th</w:t>
      </w:r>
      <w:r w:rsidR="00142599" w:rsidRPr="00BB241F">
        <w:rPr>
          <w:rFonts w:ascii="Cambria" w:hAnsi="Cambria"/>
        </w:rPr>
        <w:t>is genus</w:t>
      </w:r>
      <w:r w:rsidR="00554082" w:rsidRPr="00BB241F">
        <w:rPr>
          <w:rFonts w:ascii="Cambria" w:hAnsi="Cambria"/>
        </w:rPr>
        <w:t xml:space="preserve"> </w:t>
      </w:r>
      <w:r w:rsidR="00935FD8" w:rsidRPr="00BB241F">
        <w:rPr>
          <w:rFonts w:ascii="Cambria" w:hAnsi="Cambria"/>
        </w:rPr>
        <w:fldChar w:fldCharType="begin"/>
      </w:r>
      <w:r w:rsidR="003F66AA" w:rsidRPr="00BB241F">
        <w:rPr>
          <w:rFonts w:ascii="Cambria" w:hAnsi="Cambria"/>
        </w:rPr>
        <w:instrText xml:space="preserve"> ADDIN EN.CITE &lt;EndNote&gt;&lt;Cite&gt;&lt;Author&gt;Heinicke&lt;/Author&gt;&lt;Year&gt;2011&lt;/Year&gt;&lt;RecNum&gt;59&lt;/RecNum&gt;&lt;DisplayText&gt;(Heinicke, Greenbaum, Jackman &amp;amp; Bauer, 2011)&lt;/DisplayText&gt;&lt;record&gt;&lt;rec-number&gt;59&lt;/rec-number&gt;&lt;foreign-keys&gt;&lt;key app="EN" db-id="few0x52dq052frepdtrpxadctdwpwsfffwed" timestamp="1741931489"&gt;59&lt;/key&gt;&lt;/foreign-keys&gt;&lt;ref-type name="Journal Article"&gt;17&lt;/ref-type&gt;&lt;contributors&gt;&lt;authors&gt;&lt;author&gt;Heinicke, Matthew P&lt;/author&gt;&lt;author&gt;Greenbaum, Eli&lt;/author&gt;&lt;author&gt;Jackman, Todd R&lt;/author&gt;&lt;author&gt;Bauer, Aaron M&lt;/author&gt;&lt;/authors&gt;&lt;/contributors&gt;&lt;titles&gt;&lt;title&gt;Phylogeny of a trans‐Wallacean radiation (Squamata, Gekkonidae, Gehyra) supports a single early colonization of Australia&lt;/title&gt;&lt;secondary-title&gt;Zoologica Scripta&lt;/secondary-title&gt;&lt;/titles&gt;&lt;periodical&gt;&lt;full-title&gt;Zoologica Scripta&lt;/full-title&gt;&lt;/periodical&gt;&lt;pages&gt;584-602&lt;/pages&gt;&lt;volume&gt;40&lt;/volume&gt;&lt;number&gt;6&lt;/number&gt;&lt;dates&gt;&lt;year&gt;2011&lt;/year&gt;&lt;/dates&gt;&lt;isbn&gt;0300-3256&lt;/isbn&gt;&lt;urls&gt;&lt;/urls&gt;&lt;/record&gt;&lt;/Cite&gt;&lt;/EndNote&gt;</w:instrText>
      </w:r>
      <w:r w:rsidR="00935FD8" w:rsidRPr="00BB241F">
        <w:rPr>
          <w:rFonts w:ascii="Cambria" w:hAnsi="Cambria"/>
        </w:rPr>
        <w:fldChar w:fldCharType="separate"/>
      </w:r>
      <w:r w:rsidR="003F66AA" w:rsidRPr="00BB241F">
        <w:rPr>
          <w:rFonts w:ascii="Cambria" w:hAnsi="Cambria"/>
          <w:noProof/>
        </w:rPr>
        <w:t>(Heinicke, Greenbaum, Jackman &amp; Bauer, 2011)</w:t>
      </w:r>
      <w:r w:rsidR="00935FD8" w:rsidRPr="00BB241F">
        <w:rPr>
          <w:rFonts w:ascii="Cambria" w:hAnsi="Cambria"/>
        </w:rPr>
        <w:fldChar w:fldCharType="end"/>
      </w:r>
      <w:r w:rsidR="00BA4A8C" w:rsidRPr="00BB241F">
        <w:rPr>
          <w:rFonts w:ascii="Cambria" w:hAnsi="Cambria"/>
        </w:rPr>
        <w:t>, although the contemporary fauna of this region i</w:t>
      </w:r>
      <w:r w:rsidR="00D62885" w:rsidRPr="00BB241F">
        <w:rPr>
          <w:rFonts w:ascii="Cambria" w:hAnsi="Cambria"/>
        </w:rPr>
        <w:t xml:space="preserve">ncludes </w:t>
      </w:r>
      <w:r w:rsidR="00926C63" w:rsidRPr="00BB241F">
        <w:rPr>
          <w:rFonts w:ascii="Cambria" w:hAnsi="Cambria"/>
        </w:rPr>
        <w:t>just</w:t>
      </w:r>
      <w:r w:rsidR="00043836" w:rsidRPr="00BB241F">
        <w:rPr>
          <w:rFonts w:ascii="Cambria" w:hAnsi="Cambria"/>
        </w:rPr>
        <w:t xml:space="preserve"> </w:t>
      </w:r>
      <w:r w:rsidR="00D62885" w:rsidRPr="00BB241F">
        <w:rPr>
          <w:rFonts w:ascii="Cambria" w:hAnsi="Cambria"/>
        </w:rPr>
        <w:t xml:space="preserve">five </w:t>
      </w:r>
      <w:r w:rsidR="00043836" w:rsidRPr="00BB241F">
        <w:rPr>
          <w:rFonts w:ascii="Cambria" w:hAnsi="Cambria"/>
        </w:rPr>
        <w:t>species</w:t>
      </w:r>
      <w:r w:rsidR="00BA4A8C" w:rsidRPr="00BB241F">
        <w:rPr>
          <w:rFonts w:ascii="Cambria" w:hAnsi="Cambria"/>
        </w:rPr>
        <w:t xml:space="preserve"> </w:t>
      </w:r>
      <w:r w:rsidR="00BA4A8C" w:rsidRPr="00BB241F">
        <w:rPr>
          <w:rFonts w:ascii="Cambria" w:hAnsi="Cambria"/>
        </w:rPr>
        <w:fldChar w:fldCharType="begin"/>
      </w:r>
      <w:r w:rsidR="00DF7BC7" w:rsidRPr="00BB241F">
        <w:rPr>
          <w:rFonts w:ascii="Cambria" w:hAnsi="Cambria"/>
        </w:rPr>
        <w:instrText xml:space="preserve"> ADDIN EN.CITE &lt;EndNote&gt;&lt;Cite&gt;&lt;Author&gt;Uetz&lt;/Author&gt;&lt;Year&gt;2025&lt;/Year&gt;&lt;RecNum&gt;89&lt;/RecNum&gt;&lt;DisplayText&gt;(Uetz, 2025)&lt;/DisplayText&gt;&lt;record&gt;&lt;rec-number&gt;89&lt;/rec-number&gt;&lt;foreign-keys&gt;&lt;key app="EN" db-id="few0x52dq052frepdtrpxadctdwpwsfffwed" timestamp="1742087956"&gt;89&lt;/key&gt;&lt;/foreign-keys&gt;&lt;ref-type name="Web Page"&gt;12&lt;/ref-type&gt;&lt;contributors&gt;&lt;authors&gt;&lt;author&gt;Uetz, P., Freed, P, Aguilar, R., Reyes, F., Kudera, J. &amp;amp; Hošek, J.&lt;/author&gt;&lt;/authors&gt;&lt;/contributors&gt;&lt;titles&gt;&lt;title&gt;The Reptile Database &lt;/title&gt;&lt;/titles&gt;&lt;number&gt;16 March 2025&lt;/number&gt;&lt;dates&gt;&lt;year&gt;2025&lt;/year&gt;&lt;/dates&gt;&lt;urls&gt;&lt;related-urls&gt;&lt;url&gt;http://www.reptile-database.org&lt;/url&gt;&lt;/related-urls&gt;&lt;/urls&gt;&lt;/record&gt;&lt;/Cite&gt;&lt;/EndNote&gt;</w:instrText>
      </w:r>
      <w:r w:rsidR="00BA4A8C" w:rsidRPr="00BB241F">
        <w:rPr>
          <w:rFonts w:ascii="Cambria" w:hAnsi="Cambria"/>
        </w:rPr>
        <w:fldChar w:fldCharType="separate"/>
      </w:r>
      <w:r w:rsidR="00DF7BC7" w:rsidRPr="00BB241F">
        <w:rPr>
          <w:rFonts w:ascii="Cambria" w:hAnsi="Cambria"/>
          <w:noProof/>
        </w:rPr>
        <w:t>(Uetz, 2025)</w:t>
      </w:r>
      <w:r w:rsidR="00BA4A8C" w:rsidRPr="00BB241F">
        <w:rPr>
          <w:rFonts w:ascii="Cambria" w:hAnsi="Cambria"/>
        </w:rPr>
        <w:fldChar w:fldCharType="end"/>
      </w:r>
      <w:r w:rsidR="00BA4A8C" w:rsidRPr="00BB241F">
        <w:rPr>
          <w:rFonts w:ascii="Cambria" w:hAnsi="Cambria"/>
        </w:rPr>
        <w:t>.</w:t>
      </w:r>
      <w:r w:rsidR="00C57D0D" w:rsidRPr="00BB241F">
        <w:rPr>
          <w:rFonts w:ascii="Cambria" w:hAnsi="Cambria"/>
        </w:rPr>
        <w:t xml:space="preserve"> </w:t>
      </w:r>
      <w:r w:rsidR="00146497" w:rsidRPr="00BB241F">
        <w:rPr>
          <w:rFonts w:ascii="Cambria" w:hAnsi="Cambria"/>
        </w:rPr>
        <w:t>The diversity, biogeography</w:t>
      </w:r>
      <w:r w:rsidR="00CD410D" w:rsidRPr="00BB241F">
        <w:rPr>
          <w:rFonts w:ascii="Cambria" w:hAnsi="Cambria"/>
        </w:rPr>
        <w:t>,</w:t>
      </w:r>
      <w:r w:rsidR="00146497" w:rsidRPr="00BB241F">
        <w:rPr>
          <w:rFonts w:ascii="Cambria" w:hAnsi="Cambria"/>
        </w:rPr>
        <w:t xml:space="preserve"> and macroevolutionary dynamics of </w:t>
      </w:r>
      <w:r w:rsidR="00554082" w:rsidRPr="00BB241F">
        <w:rPr>
          <w:rFonts w:ascii="Cambria" w:hAnsi="Cambria"/>
          <w:i/>
          <w:iCs/>
        </w:rPr>
        <w:t>Gehyra</w:t>
      </w:r>
      <w:r w:rsidR="00554082" w:rsidRPr="00BB241F">
        <w:rPr>
          <w:rFonts w:ascii="Cambria" w:hAnsi="Cambria"/>
        </w:rPr>
        <w:t xml:space="preserve"> </w:t>
      </w:r>
      <w:r w:rsidR="00146497" w:rsidRPr="00BB241F">
        <w:rPr>
          <w:rFonts w:ascii="Cambria" w:hAnsi="Cambria"/>
        </w:rPr>
        <w:t xml:space="preserve">in Australia </w:t>
      </w:r>
      <w:r w:rsidR="00CD410D" w:rsidRPr="00BB241F">
        <w:rPr>
          <w:rFonts w:ascii="Cambria" w:hAnsi="Cambria"/>
        </w:rPr>
        <w:t xml:space="preserve">have </w:t>
      </w:r>
      <w:r w:rsidR="00146497" w:rsidRPr="00BB241F">
        <w:rPr>
          <w:rFonts w:ascii="Cambria" w:hAnsi="Cambria"/>
        </w:rPr>
        <w:t xml:space="preserve">been </w:t>
      </w:r>
      <w:r w:rsidR="00541BC7" w:rsidRPr="00BB241F">
        <w:rPr>
          <w:rFonts w:ascii="Cambria" w:hAnsi="Cambria"/>
        </w:rPr>
        <w:t>investigated</w:t>
      </w:r>
      <w:r w:rsidR="00146497" w:rsidRPr="00BB241F">
        <w:rPr>
          <w:rFonts w:ascii="Cambria" w:hAnsi="Cambria"/>
        </w:rPr>
        <w:t xml:space="preserve"> by numerous recent studies</w:t>
      </w:r>
      <w:r w:rsidR="008A78EB" w:rsidRPr="00BB241F">
        <w:rPr>
          <w:rFonts w:ascii="Cambria" w:hAnsi="Cambria"/>
        </w:rPr>
        <w:t xml:space="preserve"> </w:t>
      </w:r>
      <w:r w:rsidR="008A78EB" w:rsidRPr="00BB241F">
        <w:rPr>
          <w:rFonts w:ascii="Cambria" w:hAnsi="Cambria"/>
        </w:rPr>
        <w:fldChar w:fldCharType="begin">
          <w:fldData xml:space="preserve">PEVuZE5vdGU+PENpdGU+PEF1dGhvcj5TaXN0cm9tPC9BdXRob3I+PFllYXI+MjAwOTwvWWVhcj48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=
</w:fldData>
        </w:fldChar>
      </w:r>
      <w:r w:rsidR="003F66AA" w:rsidRPr="00BB241F">
        <w:rPr>
          <w:rFonts w:ascii="Cambria" w:hAnsi="Cambria"/>
        </w:rPr>
        <w:instrText xml:space="preserve"> ADDIN EN.CITE </w:instrText>
      </w:r>
      <w:r w:rsidR="003F66AA" w:rsidRPr="00BB241F">
        <w:rPr>
          <w:rFonts w:ascii="Cambria" w:hAnsi="Cambria"/>
        </w:rPr>
        <w:fldChar w:fldCharType="begin">
          <w:fldData xml:space="preserve">PEVuZE5vdGU+PENpdGU+PEF1dGhvcj5TaXN0cm9tPC9BdXRob3I+PFllYXI+MjAwOTwvWWVhcj48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=
</w:fldData>
        </w:fldChar>
      </w:r>
      <w:r w:rsidR="003F66AA" w:rsidRPr="00BB241F">
        <w:rPr>
          <w:rFonts w:ascii="Cambria" w:hAnsi="Cambria"/>
        </w:rPr>
        <w:instrText xml:space="preserve"> ADDIN EN.CITE.DATA </w:instrText>
      </w:r>
      <w:r w:rsidR="003F66AA" w:rsidRPr="00BB241F">
        <w:rPr>
          <w:rFonts w:ascii="Cambria" w:hAnsi="Cambria"/>
        </w:rPr>
      </w:r>
      <w:r w:rsidR="003F66AA" w:rsidRPr="00BB241F">
        <w:rPr>
          <w:rFonts w:ascii="Cambria" w:hAnsi="Cambria"/>
        </w:rPr>
        <w:fldChar w:fldCharType="end"/>
      </w:r>
      <w:r w:rsidR="008A78EB" w:rsidRPr="00BB241F">
        <w:rPr>
          <w:rFonts w:ascii="Cambria" w:hAnsi="Cambria"/>
        </w:rPr>
      </w:r>
      <w:r w:rsidR="008A78EB" w:rsidRPr="00BB241F">
        <w:rPr>
          <w:rFonts w:ascii="Cambria" w:hAnsi="Cambria"/>
        </w:rPr>
        <w:fldChar w:fldCharType="separate"/>
      </w:r>
      <w:r w:rsidR="003F66AA" w:rsidRPr="00BB241F">
        <w:rPr>
          <w:rFonts w:ascii="Cambria" w:hAnsi="Cambria"/>
          <w:noProof/>
        </w:rPr>
        <w:t>(Ashman, Bragg, Doughty, Hutchinson, Bank, Matzke, Oliver &amp; Moritz, 2018; Oliver, Ashman, Bank, Laver, Pratt, Tedeschi &amp; Moritz, 2019; Sistrom, Donnellan &amp; Hutchinson, 2013; Sistrom, Hutchinson, Hutchinson &amp; Donnellan, 2009)</w:t>
      </w:r>
      <w:r w:rsidR="008A78EB" w:rsidRPr="00BB241F">
        <w:rPr>
          <w:rFonts w:ascii="Cambria" w:hAnsi="Cambria"/>
        </w:rPr>
        <w:fldChar w:fldCharType="end"/>
      </w:r>
      <w:r w:rsidR="00146497" w:rsidRPr="00BB241F">
        <w:rPr>
          <w:rFonts w:ascii="Cambria" w:hAnsi="Cambria"/>
        </w:rPr>
        <w:t>.</w:t>
      </w:r>
      <w:r w:rsidR="00734A76" w:rsidRPr="00BB241F">
        <w:rPr>
          <w:rFonts w:ascii="Cambria" w:hAnsi="Cambria"/>
        </w:rPr>
        <w:t xml:space="preserve"> These have revealed</w:t>
      </w:r>
      <w:r w:rsidR="00F13381" w:rsidRPr="00BB241F">
        <w:rPr>
          <w:rFonts w:ascii="Cambria" w:hAnsi="Cambria"/>
        </w:rPr>
        <w:t xml:space="preserve"> </w:t>
      </w:r>
      <w:r w:rsidR="00170CA3" w:rsidRPr="00BB241F">
        <w:rPr>
          <w:rFonts w:ascii="Cambria" w:hAnsi="Cambria"/>
        </w:rPr>
        <w:t>two</w:t>
      </w:r>
      <w:r w:rsidR="00F13381" w:rsidRPr="00BB241F">
        <w:rPr>
          <w:rFonts w:ascii="Cambria" w:hAnsi="Cambria"/>
        </w:rPr>
        <w:t xml:space="preserve"> </w:t>
      </w:r>
      <w:r w:rsidR="00FC6A89" w:rsidRPr="00BB241F">
        <w:rPr>
          <w:rFonts w:ascii="Cambria" w:hAnsi="Cambria"/>
        </w:rPr>
        <w:t>moderately</w:t>
      </w:r>
      <w:r w:rsidR="00503BD9" w:rsidRPr="00BB241F">
        <w:rPr>
          <w:rFonts w:ascii="Cambria" w:hAnsi="Cambria"/>
        </w:rPr>
        <w:t xml:space="preserve"> </w:t>
      </w:r>
      <w:r w:rsidR="00F13381" w:rsidRPr="00BB241F">
        <w:rPr>
          <w:rFonts w:ascii="Cambria" w:hAnsi="Cambria"/>
        </w:rPr>
        <w:t>diverse</w:t>
      </w:r>
      <w:r w:rsidR="00170CA3" w:rsidRPr="00BB241F">
        <w:rPr>
          <w:rFonts w:ascii="Cambria" w:hAnsi="Cambria"/>
        </w:rPr>
        <w:t xml:space="preserve"> radiations with Miocene origins and both</w:t>
      </w:r>
      <w:r w:rsidR="00F13381" w:rsidRPr="00BB241F">
        <w:rPr>
          <w:rFonts w:ascii="Cambria" w:hAnsi="Cambria"/>
        </w:rPr>
        <w:t xml:space="preserve"> characterised by</w:t>
      </w:r>
      <w:r w:rsidR="00734A76" w:rsidRPr="00BB241F">
        <w:rPr>
          <w:rFonts w:ascii="Cambria" w:hAnsi="Cambria"/>
        </w:rPr>
        <w:t xml:space="preserve"> </w:t>
      </w:r>
      <w:r w:rsidR="00170CA3" w:rsidRPr="00BB241F">
        <w:rPr>
          <w:rFonts w:ascii="Cambria" w:hAnsi="Cambria"/>
        </w:rPr>
        <w:t>high</w:t>
      </w:r>
      <w:r w:rsidR="00734A76" w:rsidRPr="00BB241F">
        <w:rPr>
          <w:rFonts w:ascii="Cambria" w:hAnsi="Cambria"/>
        </w:rPr>
        <w:t xml:space="preserve"> levels of cryptic </w:t>
      </w:r>
      <w:r w:rsidR="003B763B" w:rsidRPr="00BB241F">
        <w:rPr>
          <w:rFonts w:ascii="Cambria" w:hAnsi="Cambria"/>
        </w:rPr>
        <w:t xml:space="preserve">lineage </w:t>
      </w:r>
      <w:r w:rsidR="00734A76" w:rsidRPr="00BB241F">
        <w:rPr>
          <w:rFonts w:ascii="Cambria" w:hAnsi="Cambria"/>
        </w:rPr>
        <w:t>diversity</w:t>
      </w:r>
      <w:r w:rsidR="00554082" w:rsidRPr="00BB241F">
        <w:rPr>
          <w:rFonts w:ascii="Cambria" w:hAnsi="Cambria"/>
        </w:rPr>
        <w:t xml:space="preserve"> </w:t>
      </w:r>
      <w:r w:rsidR="0016544B" w:rsidRPr="00BB241F">
        <w:rPr>
          <w:rFonts w:ascii="Cambria" w:hAnsi="Cambria"/>
        </w:rPr>
        <w:fldChar w:fldCharType="begin">
          <w:fldData xml:space="preserve">PEVuZE5vdGU+PENpdGU+PEF1dGhvcj5TaXN0cm9tPC9BdXRob3I+PFllYXI+MjAxMzwvWWVhcj48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</w:fldData>
        </w:fldChar>
      </w:r>
      <w:r w:rsidR="003F66AA" w:rsidRPr="00BB241F">
        <w:rPr>
          <w:rFonts w:ascii="Cambria" w:hAnsi="Cambria"/>
        </w:rPr>
        <w:instrText xml:space="preserve"> ADDIN EN.CITE </w:instrText>
      </w:r>
      <w:r w:rsidR="003F66AA" w:rsidRPr="00BB241F">
        <w:rPr>
          <w:rFonts w:ascii="Cambria" w:hAnsi="Cambria"/>
        </w:rPr>
        <w:fldChar w:fldCharType="begin">
          <w:fldData xml:space="preserve">PEVuZE5vdGU+PENpdGU+PEF1dGhvcj5TaXN0cm9tPC9BdXRob3I+PFllYXI+MjAxMzwvWWVhcj48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</w:fldData>
        </w:fldChar>
      </w:r>
      <w:r w:rsidR="003F66AA" w:rsidRPr="00BB241F">
        <w:rPr>
          <w:rFonts w:ascii="Cambria" w:hAnsi="Cambria"/>
        </w:rPr>
        <w:instrText xml:space="preserve"> ADDIN EN.CITE.DATA </w:instrText>
      </w:r>
      <w:r w:rsidR="003F66AA" w:rsidRPr="00BB241F">
        <w:rPr>
          <w:rFonts w:ascii="Cambria" w:hAnsi="Cambria"/>
        </w:rPr>
      </w:r>
      <w:r w:rsidR="003F66AA" w:rsidRPr="00BB241F">
        <w:rPr>
          <w:rFonts w:ascii="Cambria" w:hAnsi="Cambria"/>
        </w:rPr>
        <w:fldChar w:fldCharType="end"/>
      </w:r>
      <w:r w:rsidR="0016544B" w:rsidRPr="00BB241F">
        <w:rPr>
          <w:rFonts w:ascii="Cambria" w:hAnsi="Cambria"/>
        </w:rPr>
      </w:r>
      <w:r w:rsidR="0016544B" w:rsidRPr="00BB241F">
        <w:rPr>
          <w:rFonts w:ascii="Cambria" w:hAnsi="Cambria"/>
        </w:rPr>
        <w:fldChar w:fldCharType="separate"/>
      </w:r>
      <w:r w:rsidR="003F66AA" w:rsidRPr="00BB241F">
        <w:rPr>
          <w:rFonts w:ascii="Cambria" w:hAnsi="Cambria"/>
          <w:noProof/>
        </w:rPr>
        <w:t>(Kealley, Doughty, Pepper, Keogh, Hillyer &amp; Huey, 2018; Oliver, Prasetya, Tedeschi, Fenker, Ellis, Doughty &amp; Moritz, 2020; Sistrom et al., 2013)</w:t>
      </w:r>
      <w:r w:rsidR="0016544B" w:rsidRPr="00BB241F">
        <w:rPr>
          <w:rFonts w:ascii="Cambria" w:hAnsi="Cambria"/>
        </w:rPr>
        <w:fldChar w:fldCharType="end"/>
      </w:r>
      <w:r w:rsidR="00734A76" w:rsidRPr="00BB241F">
        <w:rPr>
          <w:rFonts w:ascii="Cambria" w:hAnsi="Cambria"/>
        </w:rPr>
        <w:t xml:space="preserve">, morphological conservatism in most aspects </w:t>
      </w:r>
      <w:r w:rsidR="00797E20" w:rsidRPr="00BB241F">
        <w:rPr>
          <w:rFonts w:ascii="Cambria" w:hAnsi="Cambria"/>
        </w:rPr>
        <w:t>except body size</w:t>
      </w:r>
      <w:r w:rsidR="00554082" w:rsidRPr="00BB241F">
        <w:rPr>
          <w:rFonts w:ascii="Cambria" w:hAnsi="Cambria"/>
        </w:rPr>
        <w:t xml:space="preserve"> </w:t>
      </w:r>
      <w:r w:rsidR="00416729" w:rsidRPr="00BB241F">
        <w:rPr>
          <w:rFonts w:ascii="Cambria" w:hAnsi="Cambria"/>
        </w:rPr>
        <w:fldChar w:fldCharType="begin"/>
      </w:r>
      <w:r w:rsidR="003F66AA" w:rsidRPr="00BB241F">
        <w:rPr>
          <w:rFonts w:ascii="Cambria" w:hAnsi="Cambria"/>
        </w:rPr>
        <w:instrText xml:space="preserve"> ADDIN EN.CITE &lt;EndNote&gt;&lt;Cite&gt;&lt;Author&gt;Moritz&lt;/Author&gt;&lt;Year&gt;2018&lt;/Year&gt;&lt;RecNum&gt;122&lt;/RecNum&gt;&lt;DisplayText&gt;(Moritz, Pratt, Bank, Bourke, Bragg, Doughty, Keogh, Laver, Potter &amp;amp; Teasdale, 2018)&lt;/DisplayText&gt;&lt;record&gt;&lt;rec-number&gt;122&lt;/rec-number&gt;&lt;foreign-keys&gt;&lt;key app="EN" db-id="few0x52dq052frepdtrpxadctdwpwsfffwed" timestamp="1745543094"&gt;122&lt;/key&gt;&lt;/foreign-keys&gt;&lt;ref-type name="Journal Article"&gt;17&lt;/ref-type&gt;&lt;contributors&gt;&lt;authors&gt;&lt;author&gt;Moritz, Craig C&lt;/author&gt;&lt;author&gt;Pratt, Renae C&lt;/author&gt;&lt;author&gt;Bank, Sarah&lt;/author&gt;&lt;author&gt;Bourke, Gayleen&lt;/author&gt;&lt;author&gt;Bragg, Jason G&lt;/author&gt;&lt;author&gt;Doughty, Paul&lt;/author&gt;&lt;author&gt;Keogh, J Scott&lt;/author&gt;&lt;author&gt;Laver, Rebecca J&lt;/author&gt;&lt;author&gt;Potter, Sally&lt;/author&gt;&lt;author&gt;Teasdale, Luisa C&lt;/author&gt;&lt;/authors&gt;&lt;/contributors&gt;&lt;titles&gt;&lt;title&gt;Cryptic lineage diversity, body size divergence, and sympatry in a species complex of Australian lizards (Gehyra)&lt;/title&gt;&lt;secondary-title&gt;Evolution&lt;/secondary-title&gt;&lt;/titles&gt;&lt;periodical&gt;&lt;full-title&gt;Evolution&lt;/full-title&gt;&lt;/periodical&gt;&lt;pages&gt;54-66&lt;/pages&gt;&lt;volume&gt;72&lt;/volume&gt;&lt;number&gt;1&lt;/number&gt;&lt;dates&gt;&lt;year&gt;2018&lt;/year&gt;&lt;/dates&gt;&lt;isbn&gt;1558-5646&lt;/isbn&gt;&lt;urls&gt;&lt;/urls&gt;&lt;/record&gt;&lt;/Cite&gt;&lt;/EndNote&gt;</w:instrText>
      </w:r>
      <w:r w:rsidR="00416729" w:rsidRPr="00BB241F">
        <w:rPr>
          <w:rFonts w:ascii="Cambria" w:hAnsi="Cambria"/>
        </w:rPr>
        <w:fldChar w:fldCharType="separate"/>
      </w:r>
      <w:r w:rsidR="003F66AA" w:rsidRPr="00BB241F">
        <w:rPr>
          <w:rFonts w:ascii="Cambria" w:hAnsi="Cambria"/>
          <w:noProof/>
        </w:rPr>
        <w:t>(Moritz, Pratt, Bank, Bourke, Bragg, Doughty, Keogh, Laver, Potter &amp; Teasdale, 2018)</w:t>
      </w:r>
      <w:r w:rsidR="00416729" w:rsidRPr="00BB241F">
        <w:rPr>
          <w:rFonts w:ascii="Cambria" w:hAnsi="Cambria"/>
        </w:rPr>
        <w:fldChar w:fldCharType="end"/>
      </w:r>
      <w:r w:rsidR="00797E20" w:rsidRPr="00BB241F">
        <w:rPr>
          <w:rFonts w:ascii="Cambria" w:hAnsi="Cambria"/>
        </w:rPr>
        <w:t>,</w:t>
      </w:r>
      <w:r w:rsidR="00797E20" w:rsidRPr="00BB241F">
        <w:rPr>
          <w:rFonts w:ascii="Cambria" w:hAnsi="Cambria"/>
          <w:b/>
          <w:bCs/>
        </w:rPr>
        <w:t xml:space="preserve"> </w:t>
      </w:r>
      <w:r w:rsidR="00797E20" w:rsidRPr="00BB241F">
        <w:rPr>
          <w:rFonts w:ascii="Cambria" w:hAnsi="Cambria"/>
        </w:rPr>
        <w:t>and limited ability to dispers</w:t>
      </w:r>
      <w:r w:rsidR="00554082" w:rsidRPr="00BB241F">
        <w:rPr>
          <w:rFonts w:ascii="Cambria" w:hAnsi="Cambria"/>
        </w:rPr>
        <w:t>e</w:t>
      </w:r>
      <w:r w:rsidR="00797E20" w:rsidRPr="00BB241F">
        <w:rPr>
          <w:rFonts w:ascii="Cambria" w:hAnsi="Cambria"/>
        </w:rPr>
        <w:t xml:space="preserve"> between </w:t>
      </w:r>
      <w:r w:rsidR="00F13381" w:rsidRPr="00BB241F">
        <w:rPr>
          <w:rFonts w:ascii="Cambria" w:hAnsi="Cambria"/>
        </w:rPr>
        <w:t xml:space="preserve">monsoonal and arid </w:t>
      </w:r>
      <w:r w:rsidR="00797E20" w:rsidRPr="00BB241F">
        <w:rPr>
          <w:rFonts w:ascii="Cambria" w:hAnsi="Cambria"/>
        </w:rPr>
        <w:t>biomes</w:t>
      </w:r>
      <w:r w:rsidR="00142599" w:rsidRPr="00BB241F">
        <w:rPr>
          <w:rFonts w:ascii="Cambria" w:hAnsi="Cambria"/>
        </w:rPr>
        <w:t xml:space="preserve"> </w:t>
      </w:r>
      <w:r w:rsidR="00935FD8" w:rsidRPr="00BB241F">
        <w:rPr>
          <w:rFonts w:ascii="Cambria" w:hAnsi="Cambria"/>
        </w:rPr>
        <w:fldChar w:fldCharType="begin"/>
      </w:r>
      <w:r w:rsidR="00DF7BC7" w:rsidRPr="00BB241F">
        <w:rPr>
          <w:rFonts w:ascii="Cambria" w:hAnsi="Cambria"/>
        </w:rPr>
        <w:instrText xml:space="preserve"> ADDIN EN.CITE &lt;EndNote&gt;&lt;Cite&gt;&lt;Author&gt;Ashman&lt;/Author&gt;&lt;Year&gt;2018&lt;/Year&gt;&lt;RecNum&gt;56&lt;/RecNum&gt;&lt;DisplayText&gt;(Ashman et al., 2018)&lt;/DisplayText&gt;&lt;record&gt;&lt;rec-number&gt;56&lt;/rec-number&gt;&lt;foreign-keys&gt;&lt;key app="EN" db-id="few0x52dq052frepdtrpxadctdwpwsfffwed" timestamp="1741931483"&gt;56&lt;/key&gt;&lt;/foreign-keys&gt;&lt;ref-type name="Journal Article"&gt;17&lt;/ref-type&gt;&lt;contributors&gt;&lt;authors&gt;&lt;author&gt;Ashman, LG&lt;/author&gt;&lt;author&gt;Bragg, JG&lt;/author&gt;&lt;author&gt;Doughty, Paul&lt;/author&gt;&lt;author&gt;Hutchinson, MN&lt;/author&gt;&lt;author&gt;Bank, Sarah&lt;/author&gt;&lt;author&gt;Matzke, NJ&lt;/author&gt;&lt;author&gt;Oliver, Paul&lt;/author&gt;&lt;author&gt;Moritz, Craig&lt;/author&gt;&lt;/authors&gt;&lt;/contributors&gt;&lt;titles&gt;&lt;title&gt;Diversification across biomes in a continental lizard radiation&lt;/title&gt;&lt;secondary-title&gt;Evolution&lt;/secondary-title&gt;&lt;/titles&gt;&lt;periodical&gt;&lt;full-title&gt;Evolution&lt;/full-title&gt;&lt;/periodical&gt;&lt;pages&gt;1553-1569&lt;/pages&gt;&lt;volume&gt;72&lt;/volume&gt;&lt;number&gt;8&lt;/number&gt;&lt;dates&gt;&lt;year&gt;2018&lt;/year&gt;&lt;/dates&gt;&lt;isbn&gt;1558-5646&lt;/isbn&gt;&lt;urls&gt;&lt;/urls&gt;&lt;/record&gt;&lt;/Cite&gt;&lt;/EndNote&gt;</w:instrText>
      </w:r>
      <w:r w:rsidR="00935FD8" w:rsidRPr="00BB241F">
        <w:rPr>
          <w:rFonts w:ascii="Cambria" w:hAnsi="Cambria"/>
        </w:rPr>
        <w:fldChar w:fldCharType="separate"/>
      </w:r>
      <w:r w:rsidR="00DF7BC7" w:rsidRPr="00BB241F">
        <w:rPr>
          <w:rFonts w:ascii="Cambria" w:hAnsi="Cambria"/>
          <w:noProof/>
        </w:rPr>
        <w:t>(Ashman et al., 2018)</w:t>
      </w:r>
      <w:r w:rsidR="00935FD8" w:rsidRPr="00BB241F">
        <w:rPr>
          <w:rFonts w:ascii="Cambria" w:hAnsi="Cambria"/>
        </w:rPr>
        <w:fldChar w:fldCharType="end"/>
      </w:r>
      <w:r w:rsidR="00797E20" w:rsidRPr="00BB241F">
        <w:rPr>
          <w:rFonts w:ascii="Cambria" w:hAnsi="Cambria"/>
        </w:rPr>
        <w:t>.</w:t>
      </w:r>
      <w:r w:rsidR="00146497" w:rsidRPr="00BB241F">
        <w:rPr>
          <w:rFonts w:ascii="Cambria" w:hAnsi="Cambria"/>
        </w:rPr>
        <w:t xml:space="preserve"> </w:t>
      </w:r>
    </w:p>
    <w:p w14:paraId="3E71126A" w14:textId="27FCC7E2" w:rsidR="00270AEF" w:rsidRPr="00BB241F" w:rsidRDefault="00D22674" w:rsidP="00B10B84">
      <w:pPr>
        <w:spacing w:line="360" w:lineRule="auto"/>
        <w:rPr>
          <w:rFonts w:ascii="Cambria" w:hAnsi="Cambria"/>
        </w:rPr>
      </w:pPr>
      <w:r w:rsidRPr="00BB241F">
        <w:rPr>
          <w:rFonts w:ascii="Cambria" w:hAnsi="Cambria"/>
        </w:rPr>
        <w:tab/>
      </w:r>
      <w:r w:rsidR="00146497" w:rsidRPr="00BB241F">
        <w:rPr>
          <w:rFonts w:ascii="Cambria" w:hAnsi="Cambria"/>
        </w:rPr>
        <w:t>In contrast</w:t>
      </w:r>
      <w:r w:rsidR="009707CC" w:rsidRPr="00BB241F">
        <w:rPr>
          <w:rFonts w:ascii="Cambria" w:hAnsi="Cambria"/>
        </w:rPr>
        <w:t>,</w:t>
      </w:r>
      <w:r w:rsidR="00146497" w:rsidRPr="00BB241F">
        <w:rPr>
          <w:rFonts w:ascii="Cambria" w:hAnsi="Cambria"/>
        </w:rPr>
        <w:t xml:space="preserve"> lineage diversity and biogeogra</w:t>
      </w:r>
      <w:r w:rsidR="00734A76" w:rsidRPr="00BB241F">
        <w:rPr>
          <w:rFonts w:ascii="Cambria" w:hAnsi="Cambria"/>
        </w:rPr>
        <w:t>p</w:t>
      </w:r>
      <w:r w:rsidR="00146497" w:rsidRPr="00BB241F">
        <w:rPr>
          <w:rFonts w:ascii="Cambria" w:hAnsi="Cambria"/>
        </w:rPr>
        <w:t xml:space="preserve">hic patterns in Melanesian </w:t>
      </w:r>
      <w:r w:rsidR="00146497" w:rsidRPr="00BB241F">
        <w:rPr>
          <w:rFonts w:ascii="Cambria" w:hAnsi="Cambria"/>
          <w:i/>
          <w:iCs/>
        </w:rPr>
        <w:t>Gehyra</w:t>
      </w:r>
      <w:r w:rsidR="00146497" w:rsidRPr="00BB241F">
        <w:rPr>
          <w:rFonts w:ascii="Cambria" w:hAnsi="Cambria"/>
        </w:rPr>
        <w:t xml:space="preserve"> remain much more poorly known</w:t>
      </w:r>
      <w:r w:rsidR="00F13381" w:rsidRPr="00BB241F">
        <w:rPr>
          <w:rFonts w:ascii="Cambria" w:hAnsi="Cambria"/>
        </w:rPr>
        <w:t xml:space="preserve">. </w:t>
      </w:r>
      <w:r w:rsidR="00142599" w:rsidRPr="00BB241F">
        <w:rPr>
          <w:rFonts w:ascii="Cambria" w:hAnsi="Cambria"/>
        </w:rPr>
        <w:t>R</w:t>
      </w:r>
      <w:r w:rsidR="00270AEF" w:rsidRPr="00BB241F">
        <w:rPr>
          <w:rFonts w:ascii="Cambria" w:hAnsi="Cambria"/>
        </w:rPr>
        <w:t>ecent taxonomic work</w:t>
      </w:r>
      <w:r w:rsidR="00734A76" w:rsidRPr="00BB241F">
        <w:rPr>
          <w:rFonts w:ascii="Cambria" w:hAnsi="Cambria"/>
        </w:rPr>
        <w:t xml:space="preserve"> </w:t>
      </w:r>
      <w:r w:rsidR="00797E20" w:rsidRPr="00BB241F">
        <w:rPr>
          <w:rFonts w:ascii="Cambria" w:hAnsi="Cambria"/>
        </w:rPr>
        <w:t xml:space="preserve">has increased known </w:t>
      </w:r>
      <w:r w:rsidR="00506CA0" w:rsidRPr="00BB241F">
        <w:rPr>
          <w:rFonts w:ascii="Cambria" w:hAnsi="Cambria"/>
        </w:rPr>
        <w:t xml:space="preserve">species </w:t>
      </w:r>
      <w:r w:rsidR="00797E20" w:rsidRPr="00BB241F">
        <w:rPr>
          <w:rFonts w:ascii="Cambria" w:hAnsi="Cambria"/>
        </w:rPr>
        <w:t xml:space="preserve">diversity </w:t>
      </w:r>
      <w:r w:rsidR="00935FD8" w:rsidRPr="00BB241F">
        <w:rPr>
          <w:rFonts w:ascii="Cambria" w:hAnsi="Cambria"/>
        </w:rPr>
        <w:fldChar w:fldCharType="begin"/>
      </w:r>
      <w:r w:rsidR="003F66AA" w:rsidRPr="00BB241F">
        <w:rPr>
          <w:rFonts w:ascii="Cambria" w:hAnsi="Cambria"/>
        </w:rPr>
        <w:instrText xml:space="preserve"> ADDIN EN.CITE &lt;EndNote&gt;&lt;Cite&gt;&lt;Author&gt;Kraus&lt;/Author&gt;&lt;Year&gt;2024&lt;/Year&gt;&lt;RecNum&gt;49&lt;/RecNum&gt;&lt;DisplayText&gt;(Kraus, 2024; Kraus, Vahtera &amp;amp; Weijola, 2024)&lt;/DisplayText&gt;&lt;record&gt;&lt;rec-number&gt;49&lt;/rec-number&gt;&lt;foreign-keys&gt;&lt;key app="EN" db-id="few0x52dq052frepdtrpxadctdwpwsfffwed" timestamp="1741930914"&gt;49&lt;/key&gt;&lt;/foreign-keys&gt;&lt;ref-type name="Journal Article"&gt;17&lt;/ref-type&gt;&lt;contributors&gt;&lt;authors&gt;&lt;author&gt;Kraus, Fred&lt;/author&gt;&lt;/authors&gt;&lt;/contributors&gt;&lt;titles&gt;&lt;title&gt;New species of Gehyra (Squamata: Gekkonidae) from Papua New Guinea&lt;/title&gt;&lt;secondary-title&gt;Zootaxa&lt;/secondary-title&gt;&lt;/titles&gt;&lt;periodical&gt;&lt;full-title&gt;Zootaxa&lt;/full-title&gt;&lt;/periodical&gt;&lt;pages&gt;240-271&lt;/pages&gt;&lt;volume&gt;5512&lt;/volume&gt;&lt;number&gt;2&lt;/number&gt;&lt;dates&gt;&lt;year&gt;2024&lt;/year&gt;&lt;/dates&gt;&lt;isbn&gt;1175-5334&lt;/isbn&gt;&lt;urls&gt;&lt;/urls&gt;&lt;/record&gt;&lt;/Cite&gt;&lt;Cite&gt;&lt;Author&gt;Kraus&lt;/Author&gt;&lt;Year&gt;2024&lt;/Year&gt;&lt;RecNum&gt;48&lt;/RecNum&gt;&lt;record&gt;&lt;rec-number&gt;48&lt;/rec-number&gt;&lt;foreign-keys&gt;&lt;key app="EN" db-id="few0x52dq052frepdtrpxadctdwpwsfffwed" timestamp="1741930909"&gt;48&lt;/key&gt;&lt;/foreign-keys&gt;&lt;ref-type name="Journal Article"&gt;17&lt;/ref-type&gt;&lt;contributors&gt;&lt;authors&gt;&lt;author&gt;Kraus, Fred&lt;/author&gt;&lt;author&gt;Vahtera, Varpu&lt;/author&gt;&lt;author&gt;Weijola, Valter&lt;/author&gt;&lt;/authors&gt;&lt;/contributors&gt;&lt;titles&gt;&lt;title&gt;A new insular species of Gehyra (Squamata: Gekkonidae) from Papua New Guinea closely related to Gehyra oceanica&lt;/title&gt;&lt;secondary-title&gt;Systematics and Biodiversity&lt;/secondary-title&gt;&lt;/titles&gt;&lt;periodical&gt;&lt;full-title&gt;Systematics and Biodiversity&lt;/full-title&gt;&lt;/periodical&gt;&lt;pages&gt;2404829&lt;/pages&gt;&lt;volume&gt;22&lt;/volume&gt;&lt;number&gt;1&lt;/number&gt;&lt;dates&gt;&lt;year&gt;2024&lt;/year&gt;&lt;/dates&gt;&lt;isbn&gt;1477-2000&lt;/isbn&gt;&lt;urls&gt;&lt;/urls&gt;&lt;/record&gt;&lt;/Cite&gt;&lt;/EndNote&gt;</w:instrText>
      </w:r>
      <w:r w:rsidR="00935FD8" w:rsidRPr="00BB241F">
        <w:rPr>
          <w:rFonts w:ascii="Cambria" w:hAnsi="Cambria"/>
        </w:rPr>
        <w:fldChar w:fldCharType="separate"/>
      </w:r>
      <w:r w:rsidR="003F66AA" w:rsidRPr="00BB241F">
        <w:rPr>
          <w:rFonts w:ascii="Cambria" w:hAnsi="Cambria"/>
          <w:noProof/>
        </w:rPr>
        <w:t>(Kraus, 2024; Kraus, Vahtera &amp; Weijola, 2024)</w:t>
      </w:r>
      <w:r w:rsidR="00935FD8" w:rsidRPr="00BB241F">
        <w:rPr>
          <w:rFonts w:ascii="Cambria" w:hAnsi="Cambria"/>
        </w:rPr>
        <w:fldChar w:fldCharType="end"/>
      </w:r>
      <w:r w:rsidR="00797E20" w:rsidRPr="00BB241F">
        <w:rPr>
          <w:rFonts w:ascii="Cambria" w:hAnsi="Cambria"/>
        </w:rPr>
        <w:t xml:space="preserve"> and</w:t>
      </w:r>
      <w:r w:rsidR="00734A76" w:rsidRPr="00BB241F">
        <w:rPr>
          <w:rFonts w:ascii="Cambria" w:hAnsi="Cambria"/>
        </w:rPr>
        <w:t xml:space="preserve"> preliminary </w:t>
      </w:r>
      <w:r w:rsidR="00383EB3" w:rsidRPr="00BB241F">
        <w:rPr>
          <w:rFonts w:ascii="Cambria" w:hAnsi="Cambria"/>
        </w:rPr>
        <w:t>estimates of divergence times</w:t>
      </w:r>
      <w:r w:rsidR="00734A76" w:rsidRPr="00BB241F">
        <w:rPr>
          <w:rFonts w:ascii="Cambria" w:hAnsi="Cambria"/>
        </w:rPr>
        <w:t xml:space="preserve"> point to</w:t>
      </w:r>
      <w:r w:rsidR="00383EB3" w:rsidRPr="00BB241F">
        <w:rPr>
          <w:rFonts w:ascii="Cambria" w:hAnsi="Cambria"/>
        </w:rPr>
        <w:t xml:space="preserve"> the</w:t>
      </w:r>
      <w:r w:rsidR="00734A76" w:rsidRPr="00BB241F">
        <w:rPr>
          <w:rFonts w:ascii="Cambria" w:hAnsi="Cambria"/>
        </w:rPr>
        <w:t xml:space="preserve"> presence of deeply divergent</w:t>
      </w:r>
      <w:r w:rsidR="00170CA3" w:rsidRPr="00BB241F">
        <w:rPr>
          <w:rFonts w:ascii="Cambria" w:hAnsi="Cambria"/>
        </w:rPr>
        <w:t xml:space="preserve"> lineages dating back well into the Miocene</w:t>
      </w:r>
      <w:r w:rsidR="00270AEF" w:rsidRPr="00BB241F">
        <w:rPr>
          <w:rFonts w:ascii="Cambria" w:hAnsi="Cambria"/>
        </w:rPr>
        <w:t xml:space="preserve"> </w:t>
      </w:r>
      <w:r w:rsidR="00935FD8" w:rsidRPr="00BB241F">
        <w:rPr>
          <w:rFonts w:ascii="Cambria" w:hAnsi="Cambria"/>
        </w:rPr>
        <w:fldChar w:fldCharType="begin"/>
      </w:r>
      <w:r w:rsidR="003F66AA" w:rsidRPr="00BB241F">
        <w:rPr>
          <w:rFonts w:ascii="Cambria" w:hAnsi="Cambria"/>
        </w:rPr>
        <w:instrText xml:space="preserve"> ADDIN EN.CITE &lt;EndNote&gt;&lt;Cite&gt;&lt;Author&gt;Oliver&lt;/Author&gt;&lt;Year&gt;2016&lt;/Year&gt;&lt;RecNum&gt;50&lt;/RecNum&gt;&lt;DisplayText&gt;(Heinicke et al., 2011; Oliver, Clegg, Fisher, Richards, Taylor &amp;amp; Jocque, 2016)&lt;/DisplayText&gt;&lt;record&gt;&lt;rec-number&gt;50&lt;/rec-number&gt;&lt;foreign-keys&gt;&lt;key app="EN" db-id="few0x52dq052frepdtrpxadctdwpwsfffwed" timestamp="1741930985"&gt;50&lt;/key&gt;&lt;/foreign-keys&gt;&lt;ref-type name="Journal Article"&gt;17&lt;/ref-type&gt;&lt;contributors&gt;&lt;authors&gt;&lt;author&gt;Oliver, Paul M&lt;/author&gt;&lt;author&gt;Clegg, Jonathan R&lt;/author&gt;&lt;author&gt;Fisher, Robert N&lt;/author&gt;&lt;author&gt;Richards, Stephen J&lt;/author&gt;&lt;author&gt;Taylor, Peter N&lt;/author&gt;&lt;author&gt;Jocque, Merlijn MT&lt;/author&gt;&lt;/authors&gt;&lt;/contributors&gt;&lt;titles&gt;&lt;title&gt;A new biogeographically disjunct giant gecko (Gehyra: Gekkonidae: Reptilia) from the East Melanesian Islands&lt;/title&gt;&lt;secondary-title&gt;Zootaxa&lt;/secondary-title&gt;&lt;/titles&gt;&lt;periodical&gt;&lt;full-title&gt;Zootaxa&lt;/full-title&gt;&lt;/periodical&gt;&lt;pages&gt;61–76-61–76&lt;/pages&gt;&lt;volume&gt;4208&lt;/volume&gt;&lt;number&gt;1&lt;/number&gt;&lt;dates&gt;&lt;year&gt;2016&lt;/year&gt;&lt;/dates&gt;&lt;isbn&gt;1175-5334&lt;/isbn&gt;&lt;urls&gt;&lt;/urls&gt;&lt;/record&gt;&lt;/Cite&gt;&lt;Cite&gt;&lt;Author&gt;Heinicke&lt;/Author&gt;&lt;Year&gt;2011&lt;/Year&gt;&lt;RecNum&gt;59&lt;/RecNum&gt;&lt;record&gt;&lt;rec-number&gt;59&lt;/rec-number&gt;&lt;foreign-keys&gt;&lt;key app="EN" db-id="few0x52dq052frepdtrpxadctdwpwsfffwed" timestamp="1741931489"&gt;59&lt;/key&gt;&lt;/foreign-keys&gt;&lt;ref-type name="Journal Article"&gt;17&lt;/ref-type&gt;&lt;contributors&gt;&lt;authors&gt;&lt;author&gt;Heinicke, Matthew P&lt;/author&gt;&lt;author&gt;Greenbaum, Eli&lt;/author&gt;&lt;author&gt;Jackman, Todd R&lt;/author&gt;&lt;author&gt;Bauer, Aaron M&lt;/author&gt;&lt;/authors&gt;&lt;/contributors&gt;&lt;titles&gt;&lt;title&gt;Phylogeny of a trans‐Wallacean radiation (Squamata, Gekkonidae, Gehyra) supports a single early colonization of Australia&lt;/title&gt;&lt;secondary-title&gt;Zoologica Scripta&lt;/secondary-title&gt;&lt;/titles&gt;&lt;periodical&gt;&lt;full-title&gt;Zoologica Scripta&lt;/full-title&gt;&lt;/periodical&gt;&lt;pages&gt;584-602&lt;/pages&gt;&lt;volume&gt;40&lt;/volume&gt;&lt;number&gt;6&lt;/number&gt;&lt;dates&gt;&lt;year&gt;2011&lt;/year&gt;&lt;/dates&gt;&lt;isbn&gt;0300-3256&lt;/isbn&gt;&lt;urls&gt;&lt;/urls&gt;&lt;/record&gt;&lt;/Cite&gt;&lt;/EndNote&gt;</w:instrText>
      </w:r>
      <w:r w:rsidR="00935FD8" w:rsidRPr="00BB241F">
        <w:rPr>
          <w:rFonts w:ascii="Cambria" w:hAnsi="Cambria"/>
        </w:rPr>
        <w:fldChar w:fldCharType="separate"/>
      </w:r>
      <w:r w:rsidR="003F66AA" w:rsidRPr="00BB241F">
        <w:rPr>
          <w:rFonts w:ascii="Cambria" w:hAnsi="Cambria"/>
          <w:noProof/>
        </w:rPr>
        <w:t>(Heinicke et al., 2011; Oliver, Clegg, Fisher, Richards, Taylor &amp; Jocque, 2016)</w:t>
      </w:r>
      <w:r w:rsidR="00935FD8" w:rsidRPr="00BB241F">
        <w:rPr>
          <w:rFonts w:ascii="Cambria" w:hAnsi="Cambria"/>
        </w:rPr>
        <w:fldChar w:fldCharType="end"/>
      </w:r>
      <w:r w:rsidR="00443166" w:rsidRPr="00BB241F">
        <w:rPr>
          <w:rFonts w:ascii="Cambria" w:hAnsi="Cambria"/>
        </w:rPr>
        <w:t>.</w:t>
      </w:r>
      <w:r w:rsidR="00136175" w:rsidRPr="00BB241F">
        <w:rPr>
          <w:rFonts w:ascii="Cambria" w:hAnsi="Cambria"/>
        </w:rPr>
        <w:t xml:space="preserve"> </w:t>
      </w:r>
      <w:r w:rsidR="00142599" w:rsidRPr="00BB241F">
        <w:rPr>
          <w:rFonts w:ascii="Cambria" w:hAnsi="Cambria"/>
        </w:rPr>
        <w:t xml:space="preserve">A </w:t>
      </w:r>
      <w:r w:rsidR="00FA28AB" w:rsidRPr="00BB241F">
        <w:rPr>
          <w:rFonts w:ascii="Cambria" w:hAnsi="Cambria"/>
        </w:rPr>
        <w:t>notable</w:t>
      </w:r>
      <w:r w:rsidR="00142599" w:rsidRPr="00BB241F">
        <w:rPr>
          <w:rFonts w:ascii="Cambria" w:hAnsi="Cambria"/>
        </w:rPr>
        <w:t xml:space="preserve"> feature</w:t>
      </w:r>
      <w:r w:rsidR="00D62885" w:rsidRPr="00BB241F">
        <w:rPr>
          <w:rFonts w:ascii="Cambria" w:hAnsi="Cambria"/>
        </w:rPr>
        <w:t xml:space="preserve"> of</w:t>
      </w:r>
      <w:r w:rsidR="00142599" w:rsidRPr="00BB241F">
        <w:rPr>
          <w:rFonts w:ascii="Cambria" w:hAnsi="Cambria"/>
        </w:rPr>
        <w:t xml:space="preserve"> </w:t>
      </w:r>
      <w:r w:rsidR="00136175" w:rsidRPr="00BB241F">
        <w:rPr>
          <w:rFonts w:ascii="Cambria" w:hAnsi="Cambria"/>
        </w:rPr>
        <w:lastRenderedPageBreak/>
        <w:t xml:space="preserve">Melanesian </w:t>
      </w:r>
      <w:r w:rsidR="00136175" w:rsidRPr="00BB241F">
        <w:rPr>
          <w:rFonts w:ascii="Cambria" w:hAnsi="Cambria"/>
          <w:i/>
          <w:iCs/>
        </w:rPr>
        <w:t>Gehy</w:t>
      </w:r>
      <w:r w:rsidR="00E36A1E" w:rsidRPr="00BB241F">
        <w:rPr>
          <w:rFonts w:ascii="Cambria" w:hAnsi="Cambria"/>
          <w:i/>
          <w:iCs/>
        </w:rPr>
        <w:t>r</w:t>
      </w:r>
      <w:r w:rsidR="00136175" w:rsidRPr="00BB241F">
        <w:rPr>
          <w:rFonts w:ascii="Cambria" w:hAnsi="Cambria"/>
          <w:i/>
          <w:iCs/>
        </w:rPr>
        <w:t>a</w:t>
      </w:r>
      <w:r w:rsidR="00136175" w:rsidRPr="00BB241F">
        <w:rPr>
          <w:rFonts w:ascii="Cambria" w:hAnsi="Cambria"/>
        </w:rPr>
        <w:t xml:space="preserve"> </w:t>
      </w:r>
      <w:r w:rsidR="00142599" w:rsidRPr="00BB241F">
        <w:rPr>
          <w:rFonts w:ascii="Cambria" w:hAnsi="Cambria"/>
        </w:rPr>
        <w:t>is</w:t>
      </w:r>
      <w:r w:rsidR="0090248E" w:rsidRPr="00BB241F">
        <w:rPr>
          <w:rFonts w:ascii="Cambria" w:hAnsi="Cambria"/>
        </w:rPr>
        <w:t xml:space="preserve"> a</w:t>
      </w:r>
      <w:r w:rsidR="00142599" w:rsidRPr="00BB241F">
        <w:rPr>
          <w:rFonts w:ascii="Cambria" w:hAnsi="Cambria"/>
        </w:rPr>
        <w:t xml:space="preserve"> suite of species that</w:t>
      </w:r>
      <w:r w:rsidR="00136175" w:rsidRPr="00BB241F">
        <w:rPr>
          <w:rFonts w:ascii="Cambria" w:hAnsi="Cambria"/>
        </w:rPr>
        <w:t xml:space="preserve"> show relatively large body sizes</w:t>
      </w:r>
      <w:r w:rsidR="00142599" w:rsidRPr="00BB241F">
        <w:rPr>
          <w:rFonts w:ascii="Cambria" w:hAnsi="Cambria"/>
        </w:rPr>
        <w:t xml:space="preserve">, especially when compared against </w:t>
      </w:r>
      <w:r w:rsidR="00142599" w:rsidRPr="00BB241F">
        <w:rPr>
          <w:rFonts w:ascii="Cambria" w:hAnsi="Cambria"/>
          <w:i/>
          <w:iCs/>
        </w:rPr>
        <w:t>Gehyra</w:t>
      </w:r>
      <w:r w:rsidR="00142599" w:rsidRPr="00BB241F">
        <w:rPr>
          <w:rFonts w:ascii="Cambria" w:hAnsi="Cambria"/>
        </w:rPr>
        <w:t xml:space="preserve"> from </w:t>
      </w:r>
      <w:r w:rsidR="00D62885" w:rsidRPr="00BB241F">
        <w:rPr>
          <w:rFonts w:ascii="Cambria" w:hAnsi="Cambria"/>
        </w:rPr>
        <w:t>Australia and Asia</w:t>
      </w:r>
      <w:r w:rsidR="00136175" w:rsidRPr="00BB241F">
        <w:rPr>
          <w:rFonts w:ascii="Cambria" w:hAnsi="Cambria"/>
        </w:rPr>
        <w:t xml:space="preserve"> (SVL </w:t>
      </w:r>
      <w:r w:rsidR="00FA28AB" w:rsidRPr="00BB241F">
        <w:rPr>
          <w:rFonts w:ascii="Cambria" w:hAnsi="Cambria"/>
        </w:rPr>
        <w:t>&gt;</w:t>
      </w:r>
      <w:r w:rsidR="00136175" w:rsidRPr="00BB241F">
        <w:rPr>
          <w:rFonts w:ascii="Cambria" w:hAnsi="Cambria"/>
        </w:rPr>
        <w:t>130 mm and up to</w:t>
      </w:r>
      <w:r w:rsidR="005557BB" w:rsidRPr="00BB241F">
        <w:rPr>
          <w:rFonts w:ascii="Cambria" w:hAnsi="Cambria"/>
        </w:rPr>
        <w:t xml:space="preserve"> nearly</w:t>
      </w:r>
      <w:r w:rsidR="00136175" w:rsidRPr="00BB241F">
        <w:rPr>
          <w:rFonts w:ascii="Cambria" w:hAnsi="Cambria"/>
        </w:rPr>
        <w:t xml:space="preserve"> 160 mm</w:t>
      </w:r>
      <w:r w:rsidR="00F233F0" w:rsidRPr="00BB241F">
        <w:rPr>
          <w:rFonts w:ascii="Cambria" w:hAnsi="Cambria"/>
        </w:rPr>
        <w:t xml:space="preserve">, versus a maximum of </w:t>
      </w:r>
      <w:r w:rsidR="00142599" w:rsidRPr="00BB241F">
        <w:rPr>
          <w:rFonts w:ascii="Cambria" w:hAnsi="Cambria"/>
        </w:rPr>
        <w:t xml:space="preserve">usually </w:t>
      </w:r>
      <w:r w:rsidR="00FA28AB" w:rsidRPr="00BB241F">
        <w:rPr>
          <w:rFonts w:ascii="Cambria" w:hAnsi="Cambria"/>
        </w:rPr>
        <w:t>&lt;</w:t>
      </w:r>
      <w:r w:rsidR="00142599" w:rsidRPr="00BB241F">
        <w:rPr>
          <w:rFonts w:ascii="Cambria" w:hAnsi="Cambria"/>
        </w:rPr>
        <w:t>90</w:t>
      </w:r>
      <w:r w:rsidR="00F233F0" w:rsidRPr="00BB241F">
        <w:rPr>
          <w:rFonts w:ascii="Cambria" w:hAnsi="Cambria"/>
        </w:rPr>
        <w:t xml:space="preserve"> mm</w:t>
      </w:r>
      <w:r w:rsidR="00136175" w:rsidRPr="00BB241F">
        <w:rPr>
          <w:rFonts w:ascii="Cambria" w:hAnsi="Cambria"/>
        </w:rPr>
        <w:t xml:space="preserve">). </w:t>
      </w:r>
      <w:r w:rsidR="00F13381" w:rsidRPr="00BB241F">
        <w:rPr>
          <w:rFonts w:ascii="Cambria" w:hAnsi="Cambria"/>
        </w:rPr>
        <w:t>T</w:t>
      </w:r>
      <w:r w:rsidR="00136175" w:rsidRPr="00BB241F">
        <w:rPr>
          <w:rFonts w:ascii="Cambria" w:hAnsi="Cambria"/>
        </w:rPr>
        <w:t>he evolution of particularly large</w:t>
      </w:r>
      <w:r w:rsidR="00142599" w:rsidRPr="00BB241F">
        <w:rPr>
          <w:rFonts w:ascii="Cambria" w:hAnsi="Cambria"/>
        </w:rPr>
        <w:t>-sized</w:t>
      </w:r>
      <w:r w:rsidR="00136175" w:rsidRPr="00BB241F">
        <w:rPr>
          <w:rFonts w:ascii="Cambria" w:hAnsi="Cambria"/>
        </w:rPr>
        <w:t xml:space="preserve"> taxa </w:t>
      </w:r>
      <w:r w:rsidR="00FC6A89" w:rsidRPr="00BB241F">
        <w:rPr>
          <w:rFonts w:ascii="Cambria" w:hAnsi="Cambria"/>
        </w:rPr>
        <w:t>has</w:t>
      </w:r>
      <w:r w:rsidR="00136175" w:rsidRPr="00BB241F">
        <w:rPr>
          <w:rFonts w:ascii="Cambria" w:hAnsi="Cambria"/>
        </w:rPr>
        <w:t xml:space="preserve"> </w:t>
      </w:r>
      <w:r w:rsidR="00D62885" w:rsidRPr="00BB241F">
        <w:rPr>
          <w:rFonts w:ascii="Cambria" w:hAnsi="Cambria"/>
        </w:rPr>
        <w:t>occurred</w:t>
      </w:r>
      <w:r w:rsidR="00136175" w:rsidRPr="00BB241F">
        <w:rPr>
          <w:rFonts w:ascii="Cambria" w:hAnsi="Cambria"/>
        </w:rPr>
        <w:t xml:space="preserve"> in</w:t>
      </w:r>
      <w:r w:rsidR="00142599" w:rsidRPr="00BB241F">
        <w:rPr>
          <w:rFonts w:ascii="Cambria" w:hAnsi="Cambria"/>
        </w:rPr>
        <w:t xml:space="preserve"> several</w:t>
      </w:r>
      <w:r w:rsidR="00136175" w:rsidRPr="00BB241F">
        <w:rPr>
          <w:rFonts w:ascii="Cambria" w:hAnsi="Cambria"/>
        </w:rPr>
        <w:t xml:space="preserve"> </w:t>
      </w:r>
      <w:r w:rsidR="00D62885" w:rsidRPr="00BB241F">
        <w:rPr>
          <w:rFonts w:ascii="Cambria" w:hAnsi="Cambria"/>
        </w:rPr>
        <w:t>island</w:t>
      </w:r>
      <w:r w:rsidR="00136175" w:rsidRPr="00BB241F">
        <w:rPr>
          <w:rFonts w:ascii="Cambria" w:hAnsi="Cambria"/>
        </w:rPr>
        <w:t xml:space="preserve"> radiations o</w:t>
      </w:r>
      <w:r w:rsidR="00142599" w:rsidRPr="00BB241F">
        <w:rPr>
          <w:rFonts w:ascii="Cambria" w:hAnsi="Cambria"/>
        </w:rPr>
        <w:t>f</w:t>
      </w:r>
      <w:r w:rsidR="00FC6A89" w:rsidRPr="00BB241F">
        <w:rPr>
          <w:rFonts w:ascii="Cambria" w:hAnsi="Cambria"/>
        </w:rPr>
        <w:t xml:space="preserve"> gekkonids </w:t>
      </w:r>
      <w:r w:rsidR="00935FD8" w:rsidRPr="00BB241F">
        <w:rPr>
          <w:rFonts w:ascii="Cambria" w:hAnsi="Cambria"/>
        </w:rPr>
        <w:fldChar w:fldCharType="begin">
          <w:fldData xml:space="preserve">PEVuZE5vdGU+PENpdGU+PEF1dGhvcj5PbGl2ZXI8L0F1dGhvcj48WWVhcj4yMDE0PC9ZZWFyPjxS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</w:fldData>
        </w:fldChar>
      </w:r>
      <w:r w:rsidR="003F66AA" w:rsidRPr="00BB241F">
        <w:rPr>
          <w:rFonts w:ascii="Cambria" w:hAnsi="Cambria"/>
        </w:rPr>
        <w:instrText xml:space="preserve"> ADDIN EN.CITE </w:instrText>
      </w:r>
      <w:r w:rsidR="003F66AA" w:rsidRPr="00BB241F">
        <w:rPr>
          <w:rFonts w:ascii="Cambria" w:hAnsi="Cambria"/>
        </w:rPr>
        <w:fldChar w:fldCharType="begin">
          <w:fldData xml:space="preserve">PEVuZE5vdGU+PENpdGU+PEF1dGhvcj5PbGl2ZXI8L0F1dGhvcj48WWVhcj4yMDE0PC9ZZWFyPjxS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</w:fldData>
        </w:fldChar>
      </w:r>
      <w:r w:rsidR="003F66AA" w:rsidRPr="00BB241F">
        <w:rPr>
          <w:rFonts w:ascii="Cambria" w:hAnsi="Cambria"/>
        </w:rPr>
        <w:instrText xml:space="preserve"> ADDIN EN.CITE.DATA </w:instrText>
      </w:r>
      <w:r w:rsidR="003F66AA" w:rsidRPr="00BB241F">
        <w:rPr>
          <w:rFonts w:ascii="Cambria" w:hAnsi="Cambria"/>
        </w:rPr>
      </w:r>
      <w:r w:rsidR="003F66AA" w:rsidRPr="00BB241F">
        <w:rPr>
          <w:rFonts w:ascii="Cambria" w:hAnsi="Cambria"/>
        </w:rPr>
        <w:fldChar w:fldCharType="end"/>
      </w:r>
      <w:r w:rsidR="00935FD8" w:rsidRPr="00BB241F">
        <w:rPr>
          <w:rFonts w:ascii="Cambria" w:hAnsi="Cambria"/>
        </w:rPr>
      </w:r>
      <w:r w:rsidR="00935FD8" w:rsidRPr="00BB241F">
        <w:rPr>
          <w:rFonts w:ascii="Cambria" w:hAnsi="Cambria"/>
        </w:rPr>
        <w:fldChar w:fldCharType="separate"/>
      </w:r>
      <w:r w:rsidR="003F66AA" w:rsidRPr="00BB241F">
        <w:rPr>
          <w:rFonts w:ascii="Cambria" w:hAnsi="Cambria"/>
          <w:noProof/>
        </w:rPr>
        <w:t>(Böhme, 2006; Heinicke, Nielsen, Bauer, Kelly, Geneva, Daza, Keating &amp; Gamble, 2023; Oliver, Skipwith &amp; Lee, 2014; Skipwith &amp; Oliver, 2023)</w:t>
      </w:r>
      <w:r w:rsidR="00935FD8" w:rsidRPr="00BB241F">
        <w:rPr>
          <w:rFonts w:ascii="Cambria" w:hAnsi="Cambria"/>
        </w:rPr>
        <w:fldChar w:fldCharType="end"/>
      </w:r>
      <w:r w:rsidR="00D62885" w:rsidRPr="00BB241F">
        <w:rPr>
          <w:rFonts w:ascii="Cambria" w:hAnsi="Cambria"/>
        </w:rPr>
        <w:t>, raising the possibility that large</w:t>
      </w:r>
      <w:r w:rsidR="00436215" w:rsidRPr="00BB241F">
        <w:rPr>
          <w:rFonts w:ascii="Cambria" w:hAnsi="Cambria"/>
        </w:rPr>
        <w:t xml:space="preserve"> insular</w:t>
      </w:r>
      <w:r w:rsidR="00D62885" w:rsidRPr="00BB241F">
        <w:rPr>
          <w:rFonts w:ascii="Cambria" w:hAnsi="Cambria"/>
        </w:rPr>
        <w:t xml:space="preserve"> </w:t>
      </w:r>
      <w:r w:rsidR="00D62885" w:rsidRPr="00BB241F">
        <w:rPr>
          <w:rFonts w:ascii="Cambria" w:hAnsi="Cambria"/>
          <w:i/>
          <w:iCs/>
        </w:rPr>
        <w:t>Gehyra</w:t>
      </w:r>
      <w:r w:rsidR="00D62885" w:rsidRPr="00BB241F">
        <w:rPr>
          <w:rFonts w:ascii="Cambria" w:hAnsi="Cambria"/>
        </w:rPr>
        <w:t xml:space="preserve"> </w:t>
      </w:r>
      <w:r w:rsidR="0090248E" w:rsidRPr="00BB241F">
        <w:rPr>
          <w:rFonts w:ascii="Cambria" w:hAnsi="Cambria"/>
        </w:rPr>
        <w:t>may be</w:t>
      </w:r>
      <w:r w:rsidR="00D62885" w:rsidRPr="00BB241F">
        <w:rPr>
          <w:rFonts w:ascii="Cambria" w:hAnsi="Cambria"/>
        </w:rPr>
        <w:t xml:space="preserve"> showing a</w:t>
      </w:r>
      <w:r w:rsidR="00F13381" w:rsidRPr="00BB241F">
        <w:rPr>
          <w:rFonts w:ascii="Cambria" w:hAnsi="Cambria"/>
        </w:rPr>
        <w:t xml:space="preserve"> differing evolutionary regime </w:t>
      </w:r>
      <w:r w:rsidR="0090248E" w:rsidRPr="00BB241F">
        <w:rPr>
          <w:rFonts w:ascii="Cambria" w:hAnsi="Cambria"/>
        </w:rPr>
        <w:t>to</w:t>
      </w:r>
      <w:r w:rsidR="00F13381" w:rsidRPr="00BB241F">
        <w:rPr>
          <w:rFonts w:ascii="Cambria" w:hAnsi="Cambria"/>
        </w:rPr>
        <w:t xml:space="preserve"> their </w:t>
      </w:r>
      <w:r w:rsidR="0090248E" w:rsidRPr="00BB241F">
        <w:rPr>
          <w:rFonts w:ascii="Cambria" w:hAnsi="Cambria"/>
        </w:rPr>
        <w:t>continental</w:t>
      </w:r>
      <w:r w:rsidR="00F13381" w:rsidRPr="00BB241F">
        <w:rPr>
          <w:rFonts w:ascii="Cambria" w:hAnsi="Cambria"/>
        </w:rPr>
        <w:t xml:space="preserve"> relatives.</w:t>
      </w:r>
    </w:p>
    <w:p w14:paraId="47300514" w14:textId="5D16988D" w:rsidR="00734A76" w:rsidRPr="00BB241F" w:rsidRDefault="00D22674" w:rsidP="00B10B84">
      <w:pPr>
        <w:spacing w:line="360" w:lineRule="auto"/>
        <w:rPr>
          <w:rFonts w:ascii="Cambria" w:hAnsi="Cambria"/>
        </w:rPr>
      </w:pPr>
      <w:r w:rsidRPr="00BB241F">
        <w:rPr>
          <w:rFonts w:ascii="Cambria" w:hAnsi="Cambria"/>
        </w:rPr>
        <w:tab/>
      </w:r>
      <w:r w:rsidR="00270AEF" w:rsidRPr="00BB241F">
        <w:rPr>
          <w:rFonts w:ascii="Cambria" w:hAnsi="Cambria"/>
        </w:rPr>
        <w:t xml:space="preserve">Here we </w:t>
      </w:r>
      <w:r w:rsidR="003B763B" w:rsidRPr="00BB241F">
        <w:rPr>
          <w:rFonts w:ascii="Cambria" w:hAnsi="Cambria"/>
        </w:rPr>
        <w:t>aim</w:t>
      </w:r>
      <w:r w:rsidR="00270AEF" w:rsidRPr="00BB241F">
        <w:rPr>
          <w:rFonts w:ascii="Cambria" w:hAnsi="Cambria"/>
        </w:rPr>
        <w:t xml:space="preserve"> to</w:t>
      </w:r>
      <w:r w:rsidR="00E36A1E" w:rsidRPr="00BB241F">
        <w:rPr>
          <w:rFonts w:ascii="Cambria" w:hAnsi="Cambria"/>
        </w:rPr>
        <w:t>:</w:t>
      </w:r>
      <w:r w:rsidR="00734A76" w:rsidRPr="00BB241F">
        <w:rPr>
          <w:rFonts w:ascii="Cambria" w:hAnsi="Cambria"/>
        </w:rPr>
        <w:t xml:space="preserve"> a) understand patterns of dispersal in </w:t>
      </w:r>
      <w:r w:rsidR="00734A76" w:rsidRPr="00BB241F">
        <w:rPr>
          <w:rFonts w:ascii="Cambria" w:hAnsi="Cambria"/>
          <w:i/>
          <w:iCs/>
        </w:rPr>
        <w:t>Gehyra</w:t>
      </w:r>
      <w:r w:rsidR="00734A76" w:rsidRPr="00BB241F">
        <w:rPr>
          <w:rFonts w:ascii="Cambria" w:hAnsi="Cambria"/>
        </w:rPr>
        <w:t xml:space="preserve"> </w:t>
      </w:r>
      <w:r w:rsidR="00797E20" w:rsidRPr="00BB241F">
        <w:rPr>
          <w:rFonts w:ascii="Cambria" w:hAnsi="Cambria"/>
        </w:rPr>
        <w:t xml:space="preserve">across </w:t>
      </w:r>
      <w:r w:rsidR="00380CE2" w:rsidRPr="00BB241F">
        <w:rPr>
          <w:rFonts w:ascii="Cambria" w:hAnsi="Cambria"/>
        </w:rPr>
        <w:t xml:space="preserve">continental </w:t>
      </w:r>
      <w:r w:rsidR="00797E20" w:rsidRPr="00BB241F">
        <w:rPr>
          <w:rFonts w:ascii="Cambria" w:hAnsi="Cambria"/>
        </w:rPr>
        <w:t>Austral</w:t>
      </w:r>
      <w:r w:rsidR="00443166" w:rsidRPr="00BB241F">
        <w:rPr>
          <w:rFonts w:ascii="Cambria" w:hAnsi="Cambria"/>
        </w:rPr>
        <w:t>i</w:t>
      </w:r>
      <w:r w:rsidR="000C45E2" w:rsidRPr="00BB241F">
        <w:rPr>
          <w:rFonts w:ascii="Cambria" w:hAnsi="Cambria"/>
        </w:rPr>
        <w:t>a</w:t>
      </w:r>
      <w:r w:rsidR="00443166" w:rsidRPr="00BB241F">
        <w:rPr>
          <w:rFonts w:ascii="Cambria" w:hAnsi="Cambria"/>
        </w:rPr>
        <w:t xml:space="preserve"> and </w:t>
      </w:r>
      <w:r w:rsidR="00380CE2" w:rsidRPr="00BB241F">
        <w:rPr>
          <w:rFonts w:ascii="Cambria" w:hAnsi="Cambria"/>
        </w:rPr>
        <w:t xml:space="preserve">insular </w:t>
      </w:r>
      <w:r w:rsidR="00443166" w:rsidRPr="00BB241F">
        <w:rPr>
          <w:rFonts w:ascii="Cambria" w:hAnsi="Cambria"/>
        </w:rPr>
        <w:t>Melanesia</w:t>
      </w:r>
      <w:r w:rsidR="00E36A1E" w:rsidRPr="00BB241F">
        <w:rPr>
          <w:rFonts w:ascii="Cambria" w:hAnsi="Cambria"/>
        </w:rPr>
        <w:t>,</w:t>
      </w:r>
      <w:r w:rsidR="00797E20" w:rsidRPr="00BB241F">
        <w:rPr>
          <w:rFonts w:ascii="Cambria" w:hAnsi="Cambria"/>
        </w:rPr>
        <w:t xml:space="preserve"> </w:t>
      </w:r>
      <w:r w:rsidR="00310112" w:rsidRPr="00BB241F">
        <w:rPr>
          <w:rFonts w:ascii="Cambria" w:hAnsi="Cambria"/>
        </w:rPr>
        <w:t>with a particular focus on</w:t>
      </w:r>
      <w:r w:rsidR="00FC6A89" w:rsidRPr="00BB241F">
        <w:rPr>
          <w:rFonts w:ascii="Cambria" w:hAnsi="Cambria"/>
        </w:rPr>
        <w:t xml:space="preserve"> assessing support for</w:t>
      </w:r>
      <w:r w:rsidR="00310112" w:rsidRPr="00BB241F">
        <w:rPr>
          <w:rFonts w:ascii="Cambria" w:hAnsi="Cambria"/>
        </w:rPr>
        <w:t xml:space="preserve"> contrasting</w:t>
      </w:r>
      <w:r w:rsidR="00D62885" w:rsidRPr="00BB241F">
        <w:rPr>
          <w:rFonts w:ascii="Cambria" w:hAnsi="Cambria"/>
        </w:rPr>
        <w:t xml:space="preserve"> broader</w:t>
      </w:r>
      <w:r w:rsidR="00310112" w:rsidRPr="00BB241F">
        <w:rPr>
          <w:rFonts w:ascii="Cambria" w:hAnsi="Cambria"/>
        </w:rPr>
        <w:t xml:space="preserve"> </w:t>
      </w:r>
      <w:r w:rsidR="00FC6A89" w:rsidRPr="00BB241F">
        <w:rPr>
          <w:rFonts w:ascii="Cambria" w:hAnsi="Cambria"/>
        </w:rPr>
        <w:t xml:space="preserve">biogeographic </w:t>
      </w:r>
      <w:r w:rsidR="00310112" w:rsidRPr="00BB241F">
        <w:rPr>
          <w:rFonts w:ascii="Cambria" w:hAnsi="Cambria"/>
        </w:rPr>
        <w:t xml:space="preserve">narratives of </w:t>
      </w:r>
      <w:r w:rsidR="00443166" w:rsidRPr="00BB241F">
        <w:rPr>
          <w:rFonts w:ascii="Cambria" w:hAnsi="Cambria"/>
        </w:rPr>
        <w:t xml:space="preserve">high or low </w:t>
      </w:r>
      <w:r w:rsidR="00310112" w:rsidRPr="00BB241F">
        <w:rPr>
          <w:rFonts w:ascii="Cambria" w:hAnsi="Cambria"/>
        </w:rPr>
        <w:t>connectivity</w:t>
      </w:r>
      <w:r w:rsidR="00C57D0D" w:rsidRPr="00BB241F">
        <w:rPr>
          <w:rFonts w:ascii="Cambria" w:hAnsi="Cambria"/>
        </w:rPr>
        <w:t xml:space="preserve"> between these two regions</w:t>
      </w:r>
      <w:r w:rsidR="00310112" w:rsidRPr="00BB241F">
        <w:rPr>
          <w:rFonts w:ascii="Cambria" w:hAnsi="Cambria"/>
        </w:rPr>
        <w:t xml:space="preserve">, </w:t>
      </w:r>
      <w:r w:rsidR="00797E20" w:rsidRPr="00BB241F">
        <w:rPr>
          <w:rFonts w:ascii="Cambria" w:hAnsi="Cambria"/>
        </w:rPr>
        <w:t>and</w:t>
      </w:r>
      <w:r w:rsidR="00734A76" w:rsidRPr="00BB241F">
        <w:rPr>
          <w:rFonts w:ascii="Cambria" w:hAnsi="Cambria"/>
        </w:rPr>
        <w:t xml:space="preserve"> b)</w:t>
      </w:r>
      <w:r w:rsidR="00310112" w:rsidRPr="00BB241F">
        <w:rPr>
          <w:rFonts w:ascii="Cambria" w:hAnsi="Cambria"/>
        </w:rPr>
        <w:t xml:space="preserve"> </w:t>
      </w:r>
      <w:r w:rsidR="00FC6A89" w:rsidRPr="00BB241F">
        <w:rPr>
          <w:rFonts w:ascii="Cambria" w:hAnsi="Cambria"/>
        </w:rPr>
        <w:t xml:space="preserve">to </w:t>
      </w:r>
      <w:r w:rsidR="00734A76" w:rsidRPr="00BB241F">
        <w:rPr>
          <w:rFonts w:ascii="Cambria" w:hAnsi="Cambria"/>
        </w:rPr>
        <w:t>contrast patterns of</w:t>
      </w:r>
      <w:r w:rsidR="00C57D0D" w:rsidRPr="00BB241F">
        <w:rPr>
          <w:rFonts w:ascii="Cambria" w:hAnsi="Cambria"/>
        </w:rPr>
        <w:t xml:space="preserve"> evolutionary diversification in</w:t>
      </w:r>
      <w:r w:rsidR="00443166" w:rsidRPr="00BB241F">
        <w:rPr>
          <w:rFonts w:ascii="Cambria" w:hAnsi="Cambria"/>
        </w:rPr>
        <w:t xml:space="preserve"> body size</w:t>
      </w:r>
      <w:r w:rsidR="00FC6A89" w:rsidRPr="00BB241F">
        <w:rPr>
          <w:rFonts w:ascii="Cambria" w:hAnsi="Cambria"/>
        </w:rPr>
        <w:t xml:space="preserve">, with a </w:t>
      </w:r>
      <w:r w:rsidR="00BE52F0" w:rsidRPr="00BB241F">
        <w:rPr>
          <w:rFonts w:ascii="Cambria" w:hAnsi="Cambria"/>
        </w:rPr>
        <w:t xml:space="preserve">particular </w:t>
      </w:r>
      <w:r w:rsidR="00FC6A89" w:rsidRPr="00BB241F">
        <w:rPr>
          <w:rFonts w:ascii="Cambria" w:hAnsi="Cambria"/>
        </w:rPr>
        <w:t>focus on the</w:t>
      </w:r>
      <w:r w:rsidR="00BE52F0" w:rsidRPr="00BB241F">
        <w:rPr>
          <w:rFonts w:ascii="Cambria" w:hAnsi="Cambria"/>
        </w:rPr>
        <w:t xml:space="preserve"> evolution</w:t>
      </w:r>
      <w:r w:rsidR="00383EB3" w:rsidRPr="00BB241F">
        <w:rPr>
          <w:rFonts w:ascii="Cambria" w:hAnsi="Cambria"/>
        </w:rPr>
        <w:t xml:space="preserve"> of</w:t>
      </w:r>
      <w:r w:rsidR="00834FFC" w:rsidRPr="00BB241F">
        <w:rPr>
          <w:rFonts w:ascii="Cambria" w:hAnsi="Cambria"/>
        </w:rPr>
        <w:t xml:space="preserve"> the</w:t>
      </w:r>
      <w:r w:rsidR="00BE52F0" w:rsidRPr="00BB241F">
        <w:rPr>
          <w:rFonts w:ascii="Cambria" w:hAnsi="Cambria"/>
        </w:rPr>
        <w:t xml:space="preserve"> </w:t>
      </w:r>
      <w:r w:rsidR="000265A5" w:rsidRPr="00BB241F">
        <w:rPr>
          <w:rFonts w:ascii="Cambria" w:hAnsi="Cambria"/>
        </w:rPr>
        <w:t>“giant”</w:t>
      </w:r>
      <w:r w:rsidR="00FC6A89" w:rsidRPr="00BB241F">
        <w:rPr>
          <w:rFonts w:ascii="Cambria" w:hAnsi="Cambria"/>
        </w:rPr>
        <w:t xml:space="preserve"> </w:t>
      </w:r>
      <w:r w:rsidR="00BE52F0" w:rsidRPr="00BB241F">
        <w:rPr>
          <w:rFonts w:ascii="Cambria" w:hAnsi="Cambria"/>
        </w:rPr>
        <w:t>species</w:t>
      </w:r>
      <w:r w:rsidR="00383EB3" w:rsidRPr="00BB241F">
        <w:rPr>
          <w:rFonts w:ascii="Cambria" w:hAnsi="Cambria"/>
        </w:rPr>
        <w:t xml:space="preserve"> of Melanesia</w:t>
      </w:r>
      <w:r w:rsidR="00734A76" w:rsidRPr="00BB241F">
        <w:rPr>
          <w:rFonts w:ascii="Cambria" w:hAnsi="Cambria"/>
        </w:rPr>
        <w:t>.</w:t>
      </w:r>
      <w:r w:rsidR="00270AEF" w:rsidRPr="00BB241F">
        <w:rPr>
          <w:rFonts w:ascii="Cambria" w:hAnsi="Cambria"/>
        </w:rPr>
        <w:t xml:space="preserve"> </w:t>
      </w:r>
      <w:r w:rsidR="00734A76" w:rsidRPr="00BB241F">
        <w:rPr>
          <w:rFonts w:ascii="Cambria" w:hAnsi="Cambria"/>
        </w:rPr>
        <w:t>To undertake these analyses</w:t>
      </w:r>
      <w:r w:rsidR="009707CC" w:rsidRPr="00BB241F">
        <w:rPr>
          <w:rFonts w:ascii="Cambria" w:hAnsi="Cambria"/>
        </w:rPr>
        <w:t>,</w:t>
      </w:r>
      <w:r w:rsidR="00734A76" w:rsidRPr="00BB241F">
        <w:rPr>
          <w:rFonts w:ascii="Cambria" w:hAnsi="Cambria"/>
        </w:rPr>
        <w:t xml:space="preserve"> we first assembled an expanded </w:t>
      </w:r>
      <w:r w:rsidR="00C31D4D" w:rsidRPr="00BB241F">
        <w:rPr>
          <w:rFonts w:ascii="Cambria" w:hAnsi="Cambria"/>
        </w:rPr>
        <w:t xml:space="preserve">mitochondrial genetic </w:t>
      </w:r>
      <w:r w:rsidR="00734A76" w:rsidRPr="00BB241F">
        <w:rPr>
          <w:rFonts w:ascii="Cambria" w:hAnsi="Cambria"/>
        </w:rPr>
        <w:t xml:space="preserve">sampling of taxa from the poorly known Melanesian region and used this to identify divergent lineages. We then </w:t>
      </w:r>
      <w:r w:rsidR="00797E20" w:rsidRPr="00BB241F">
        <w:rPr>
          <w:rFonts w:ascii="Cambria" w:hAnsi="Cambria"/>
        </w:rPr>
        <w:t>collected</w:t>
      </w:r>
      <w:r w:rsidR="00734A76" w:rsidRPr="00BB241F">
        <w:rPr>
          <w:rFonts w:ascii="Cambria" w:hAnsi="Cambria"/>
        </w:rPr>
        <w:t xml:space="preserve"> exon-capture data for </w:t>
      </w:r>
      <w:r w:rsidR="00861D06" w:rsidRPr="00BB241F">
        <w:rPr>
          <w:rFonts w:ascii="Cambria" w:hAnsi="Cambria"/>
        </w:rPr>
        <w:t>representative</w:t>
      </w:r>
      <w:r w:rsidR="00734A76" w:rsidRPr="00BB241F">
        <w:rPr>
          <w:rFonts w:ascii="Cambria" w:hAnsi="Cambria"/>
        </w:rPr>
        <w:t xml:space="preserve"> samples</w:t>
      </w:r>
      <w:r w:rsidR="00797E20" w:rsidRPr="00BB241F">
        <w:rPr>
          <w:rFonts w:ascii="Cambria" w:hAnsi="Cambria"/>
        </w:rPr>
        <w:t xml:space="preserve"> and combined this with</w:t>
      </w:r>
      <w:r w:rsidR="00734A76" w:rsidRPr="00BB241F">
        <w:rPr>
          <w:rFonts w:ascii="Cambria" w:hAnsi="Cambria"/>
        </w:rPr>
        <w:t xml:space="preserve"> recently published data for Australian</w:t>
      </w:r>
      <w:r w:rsidR="00797E20" w:rsidRPr="00BB241F">
        <w:rPr>
          <w:rFonts w:ascii="Cambria" w:hAnsi="Cambria"/>
        </w:rPr>
        <w:t xml:space="preserve"> taxa</w:t>
      </w:r>
      <w:r w:rsidR="00734A76" w:rsidRPr="00BB241F">
        <w:rPr>
          <w:rFonts w:ascii="Cambria" w:hAnsi="Cambria"/>
        </w:rPr>
        <w:t xml:space="preserve"> to generate a robust tree for Australasian </w:t>
      </w:r>
      <w:r w:rsidR="00734A76" w:rsidRPr="00BB241F">
        <w:rPr>
          <w:rFonts w:ascii="Cambria" w:hAnsi="Cambria"/>
          <w:i/>
          <w:iCs/>
        </w:rPr>
        <w:t>Gehyra</w:t>
      </w:r>
      <w:r w:rsidR="00797E20" w:rsidRPr="00BB241F">
        <w:rPr>
          <w:rFonts w:ascii="Cambria" w:hAnsi="Cambria"/>
        </w:rPr>
        <w:t>.</w:t>
      </w:r>
      <w:r w:rsidR="00734A76" w:rsidRPr="00BB241F">
        <w:rPr>
          <w:rFonts w:ascii="Cambria" w:hAnsi="Cambria"/>
        </w:rPr>
        <w:t xml:space="preserve"> </w:t>
      </w:r>
      <w:r w:rsidR="00797E20" w:rsidRPr="00BB241F">
        <w:rPr>
          <w:rFonts w:ascii="Cambria" w:hAnsi="Cambria"/>
        </w:rPr>
        <w:t>This</w:t>
      </w:r>
      <w:r w:rsidR="00BC31FE" w:rsidRPr="00BB241F">
        <w:rPr>
          <w:rFonts w:ascii="Cambria" w:hAnsi="Cambria"/>
        </w:rPr>
        <w:t xml:space="preserve"> tree</w:t>
      </w:r>
      <w:r w:rsidR="00734A76" w:rsidRPr="00BB241F">
        <w:rPr>
          <w:rFonts w:ascii="Cambria" w:hAnsi="Cambria"/>
        </w:rPr>
        <w:t xml:space="preserve"> was</w:t>
      </w:r>
      <w:r w:rsidR="00797E20" w:rsidRPr="00BB241F">
        <w:rPr>
          <w:rFonts w:ascii="Cambria" w:hAnsi="Cambria"/>
        </w:rPr>
        <w:t xml:space="preserve"> then</w:t>
      </w:r>
      <w:r w:rsidR="00734A76" w:rsidRPr="00BB241F">
        <w:rPr>
          <w:rFonts w:ascii="Cambria" w:hAnsi="Cambria"/>
        </w:rPr>
        <w:t xml:space="preserve"> used to </w:t>
      </w:r>
      <w:r w:rsidR="00797E20" w:rsidRPr="00BB241F">
        <w:rPr>
          <w:rFonts w:ascii="Cambria" w:hAnsi="Cambria"/>
        </w:rPr>
        <w:t>infer</w:t>
      </w:r>
      <w:r w:rsidR="00CC153B" w:rsidRPr="00BB241F">
        <w:rPr>
          <w:rFonts w:ascii="Cambria" w:hAnsi="Cambria"/>
        </w:rPr>
        <w:t xml:space="preserve"> and contrast</w:t>
      </w:r>
      <w:r w:rsidR="00734A76" w:rsidRPr="00BB241F">
        <w:rPr>
          <w:rFonts w:ascii="Cambria" w:hAnsi="Cambria"/>
        </w:rPr>
        <w:t xml:space="preserve"> patterns </w:t>
      </w:r>
      <w:r w:rsidR="00797E20" w:rsidRPr="00BB241F">
        <w:rPr>
          <w:rFonts w:ascii="Cambria" w:hAnsi="Cambria"/>
        </w:rPr>
        <w:t xml:space="preserve">of </w:t>
      </w:r>
      <w:r w:rsidR="00734A76" w:rsidRPr="00BB241F">
        <w:rPr>
          <w:rFonts w:ascii="Cambria" w:hAnsi="Cambria"/>
        </w:rPr>
        <w:t xml:space="preserve">dispersal and </w:t>
      </w:r>
      <w:r w:rsidR="00AE2B21" w:rsidRPr="00BB241F">
        <w:rPr>
          <w:rFonts w:ascii="Cambria" w:hAnsi="Cambria"/>
        </w:rPr>
        <w:t>body-</w:t>
      </w:r>
      <w:r w:rsidR="00734A76" w:rsidRPr="00BB241F">
        <w:rPr>
          <w:rFonts w:ascii="Cambria" w:hAnsi="Cambria"/>
        </w:rPr>
        <w:t>size evolution across Australasia</w:t>
      </w:r>
      <w:r w:rsidR="00443166" w:rsidRPr="00BB241F">
        <w:rPr>
          <w:rFonts w:ascii="Cambria" w:hAnsi="Cambria"/>
        </w:rPr>
        <w:t xml:space="preserve"> </w:t>
      </w:r>
      <w:r w:rsidR="00F17F66" w:rsidRPr="00BB241F">
        <w:rPr>
          <w:rFonts w:ascii="Cambria" w:hAnsi="Cambria"/>
          <w:bCs/>
        </w:rPr>
        <w:t xml:space="preserve">using </w:t>
      </w:r>
      <w:del w:id="5" w:author="Nicholas Matzke" w:date="2025-09-06T12:13:00Z" w16du:dateUtc="2025-09-06T00:13:00Z">
        <w:r w:rsidR="00F17F66" w:rsidRPr="00BB241F" w:rsidDel="00B46F15">
          <w:rPr>
            <w:rFonts w:ascii="Cambria" w:hAnsi="Cambria"/>
            <w:bCs/>
          </w:rPr>
          <w:delText xml:space="preserve">Bayesian </w:delText>
        </w:r>
      </w:del>
      <w:ins w:id="6" w:author="Nicholas Matzke" w:date="2025-09-06T12:13:00Z" w16du:dateUtc="2025-09-06T00:13:00Z">
        <w:r w:rsidR="00B46F15">
          <w:rPr>
            <w:rFonts w:ascii="Cambria" w:hAnsi="Cambria"/>
            <w:bCs/>
          </w:rPr>
          <w:t>model-based</w:t>
        </w:r>
        <w:r w:rsidR="00B46F15" w:rsidRPr="00BB241F">
          <w:rPr>
            <w:rFonts w:ascii="Cambria" w:hAnsi="Cambria"/>
            <w:bCs/>
          </w:rPr>
          <w:t xml:space="preserve"> </w:t>
        </w:r>
      </w:ins>
      <w:r w:rsidR="00453731" w:rsidRPr="00BB241F">
        <w:rPr>
          <w:rFonts w:ascii="Cambria" w:hAnsi="Cambria"/>
          <w:bCs/>
        </w:rPr>
        <w:t xml:space="preserve">biogeographic </w:t>
      </w:r>
      <w:r w:rsidR="00F17F66" w:rsidRPr="00BB241F">
        <w:rPr>
          <w:rFonts w:ascii="Cambria" w:hAnsi="Cambria"/>
          <w:bCs/>
        </w:rPr>
        <w:t>approaches.</w:t>
      </w:r>
    </w:p>
    <w:p w14:paraId="4C6A17B2" w14:textId="77777777" w:rsidR="00270AEF" w:rsidRPr="00BB241F" w:rsidRDefault="00270AEF" w:rsidP="00B10B84">
      <w:pPr>
        <w:spacing w:line="360" w:lineRule="auto"/>
        <w:rPr>
          <w:rFonts w:ascii="Cambria" w:hAnsi="Cambria"/>
        </w:rPr>
      </w:pPr>
    </w:p>
    <w:p w14:paraId="4F9D3A1A" w14:textId="26DA52AB" w:rsidR="00C05B79" w:rsidRPr="00BB241F" w:rsidRDefault="00C05B79" w:rsidP="00B10B84">
      <w:pPr>
        <w:spacing w:line="360" w:lineRule="auto"/>
        <w:rPr>
          <w:rFonts w:ascii="Cambria" w:hAnsi="Cambria"/>
          <w:b/>
        </w:rPr>
      </w:pPr>
      <w:r w:rsidRPr="00BB241F">
        <w:rPr>
          <w:rFonts w:ascii="Cambria" w:hAnsi="Cambria"/>
          <w:b/>
        </w:rPr>
        <w:t>M</w:t>
      </w:r>
      <w:r w:rsidR="00B7517E" w:rsidRPr="00BB241F">
        <w:rPr>
          <w:rFonts w:ascii="Cambria" w:hAnsi="Cambria"/>
          <w:b/>
        </w:rPr>
        <w:t>aterial and M</w:t>
      </w:r>
      <w:r w:rsidRPr="00BB241F">
        <w:rPr>
          <w:rFonts w:ascii="Cambria" w:hAnsi="Cambria"/>
          <w:b/>
        </w:rPr>
        <w:t>ethods</w:t>
      </w:r>
    </w:p>
    <w:p w14:paraId="6593FE10" w14:textId="77777777" w:rsidR="007769E9" w:rsidRPr="00BB241F" w:rsidRDefault="007769E9" w:rsidP="00B10B84">
      <w:pPr>
        <w:spacing w:line="360" w:lineRule="auto"/>
        <w:rPr>
          <w:rFonts w:ascii="Cambria" w:hAnsi="Cambria"/>
          <w:b/>
          <w:bCs/>
        </w:rPr>
      </w:pPr>
    </w:p>
    <w:p w14:paraId="5DCADE05" w14:textId="650756A6" w:rsidR="00C05B79" w:rsidRPr="00BB241F" w:rsidRDefault="00452D3A" w:rsidP="00B10B84">
      <w:pPr>
        <w:spacing w:line="360" w:lineRule="auto"/>
        <w:rPr>
          <w:rFonts w:ascii="Cambria" w:hAnsi="Cambria"/>
          <w:i/>
          <w:iCs/>
        </w:rPr>
      </w:pPr>
      <w:r w:rsidRPr="00BB241F">
        <w:rPr>
          <w:rFonts w:ascii="Cambria" w:hAnsi="Cambria"/>
          <w:i/>
          <w:iCs/>
        </w:rPr>
        <w:t>Taxon sampling and lineage diversity in Melanesia</w:t>
      </w:r>
    </w:p>
    <w:p w14:paraId="20E0F8A8" w14:textId="77777777" w:rsidR="00D820E8" w:rsidRPr="00BB241F" w:rsidRDefault="00D820E8" w:rsidP="00B10B84">
      <w:pPr>
        <w:spacing w:line="360" w:lineRule="auto"/>
        <w:rPr>
          <w:rFonts w:ascii="Cambria" w:hAnsi="Cambria"/>
        </w:rPr>
      </w:pPr>
    </w:p>
    <w:p w14:paraId="46F5E91B" w14:textId="54AF0091" w:rsidR="00452D3A" w:rsidRPr="00BB241F" w:rsidRDefault="00452D3A" w:rsidP="00B10B84">
      <w:pPr>
        <w:spacing w:line="360" w:lineRule="auto"/>
        <w:rPr>
          <w:rFonts w:ascii="Cambria" w:hAnsi="Cambria"/>
        </w:rPr>
      </w:pPr>
      <w:r w:rsidRPr="00BB241F">
        <w:rPr>
          <w:rFonts w:ascii="Cambria" w:hAnsi="Cambria"/>
        </w:rPr>
        <w:t xml:space="preserve">Australian </w:t>
      </w:r>
      <w:r w:rsidRPr="00BB241F">
        <w:rPr>
          <w:rFonts w:ascii="Cambria" w:hAnsi="Cambria"/>
          <w:i/>
          <w:iCs/>
        </w:rPr>
        <w:t>Gehyra</w:t>
      </w:r>
      <w:r w:rsidRPr="00BB241F">
        <w:rPr>
          <w:rFonts w:ascii="Cambria" w:hAnsi="Cambria"/>
        </w:rPr>
        <w:t xml:space="preserve"> have been the focus of extensive taxonomic work over the last decade</w:t>
      </w:r>
      <w:r w:rsidR="00272FC1" w:rsidRPr="00BB241F">
        <w:rPr>
          <w:rFonts w:ascii="Cambria" w:hAnsi="Cambria"/>
        </w:rPr>
        <w:t>,</w:t>
      </w:r>
      <w:r w:rsidRPr="00BB241F">
        <w:rPr>
          <w:rFonts w:ascii="Cambria" w:hAnsi="Cambria"/>
        </w:rPr>
        <w:t xml:space="preserve"> result</w:t>
      </w:r>
      <w:r w:rsidR="00272FC1" w:rsidRPr="00BB241F">
        <w:rPr>
          <w:rFonts w:ascii="Cambria" w:hAnsi="Cambria"/>
        </w:rPr>
        <w:t>ing</w:t>
      </w:r>
      <w:r w:rsidRPr="00BB241F">
        <w:rPr>
          <w:rFonts w:ascii="Cambria" w:hAnsi="Cambria"/>
        </w:rPr>
        <w:t xml:space="preserve"> in the description of numerous new species, </w:t>
      </w:r>
      <w:r w:rsidR="00CD083F" w:rsidRPr="00BB241F">
        <w:rPr>
          <w:rFonts w:ascii="Cambria" w:hAnsi="Cambria"/>
        </w:rPr>
        <w:t>and</w:t>
      </w:r>
      <w:r w:rsidRPr="00BB241F">
        <w:rPr>
          <w:rFonts w:ascii="Cambria" w:hAnsi="Cambria"/>
        </w:rPr>
        <w:t xml:space="preserve"> the elucidation of additional lineage diversity within nominal species. A phylogenomic tree </w:t>
      </w:r>
      <w:r w:rsidR="004F50B3" w:rsidRPr="00BB241F">
        <w:rPr>
          <w:rFonts w:ascii="Cambria" w:hAnsi="Cambria"/>
        </w:rPr>
        <w:t xml:space="preserve">including </w:t>
      </w:r>
      <w:r w:rsidR="00F13381" w:rsidRPr="00BB241F">
        <w:rPr>
          <w:rFonts w:ascii="Cambria" w:hAnsi="Cambria"/>
        </w:rPr>
        <w:t xml:space="preserve">the vast majority of </w:t>
      </w:r>
      <w:r w:rsidR="004F50B3" w:rsidRPr="00BB241F">
        <w:rPr>
          <w:rFonts w:ascii="Cambria" w:hAnsi="Cambria"/>
        </w:rPr>
        <w:t>recognised species of</w:t>
      </w:r>
      <w:r w:rsidRPr="00BB241F">
        <w:rPr>
          <w:rFonts w:ascii="Cambria" w:hAnsi="Cambria"/>
        </w:rPr>
        <w:t xml:space="preserve"> Australian </w:t>
      </w:r>
      <w:r w:rsidRPr="00BB241F">
        <w:rPr>
          <w:rFonts w:ascii="Cambria" w:hAnsi="Cambria"/>
          <w:i/>
          <w:iCs/>
        </w:rPr>
        <w:t>Gehyra</w:t>
      </w:r>
      <w:r w:rsidR="00CD083F" w:rsidRPr="00BB241F">
        <w:rPr>
          <w:rFonts w:ascii="Cambria" w:hAnsi="Cambria"/>
          <w:i/>
          <w:iCs/>
        </w:rPr>
        <w:t>,</w:t>
      </w:r>
      <w:r w:rsidRPr="00BB241F">
        <w:rPr>
          <w:rFonts w:ascii="Cambria" w:hAnsi="Cambria"/>
        </w:rPr>
        <w:t xml:space="preserve"> </w:t>
      </w:r>
      <w:r w:rsidR="004F50B3" w:rsidRPr="00BB241F">
        <w:rPr>
          <w:rFonts w:ascii="Cambria" w:hAnsi="Cambria"/>
        </w:rPr>
        <w:t xml:space="preserve">plus divergent intraspecific lineages </w:t>
      </w:r>
      <w:r w:rsidRPr="00BB241F">
        <w:rPr>
          <w:rFonts w:ascii="Cambria" w:hAnsi="Cambria"/>
        </w:rPr>
        <w:t>based</w:t>
      </w:r>
      <w:r w:rsidR="004F50B3" w:rsidRPr="00BB241F">
        <w:rPr>
          <w:rFonts w:ascii="Cambria" w:hAnsi="Cambria"/>
        </w:rPr>
        <w:t xml:space="preserve"> </w:t>
      </w:r>
      <w:r w:rsidRPr="00BB241F">
        <w:rPr>
          <w:rFonts w:ascii="Cambria" w:hAnsi="Cambria"/>
        </w:rPr>
        <w:t>on exon</w:t>
      </w:r>
      <w:r w:rsidR="00502495" w:rsidRPr="00BB241F">
        <w:rPr>
          <w:rFonts w:ascii="Cambria" w:hAnsi="Cambria"/>
        </w:rPr>
        <w:t>-</w:t>
      </w:r>
      <w:r w:rsidRPr="00BB241F">
        <w:rPr>
          <w:rFonts w:ascii="Cambria" w:hAnsi="Cambria"/>
        </w:rPr>
        <w:t>capture data</w:t>
      </w:r>
      <w:r w:rsidR="00CD083F" w:rsidRPr="00BB241F">
        <w:rPr>
          <w:rFonts w:ascii="Cambria" w:hAnsi="Cambria"/>
        </w:rPr>
        <w:t>,</w:t>
      </w:r>
      <w:r w:rsidRPr="00BB241F">
        <w:rPr>
          <w:rFonts w:ascii="Cambria" w:hAnsi="Cambria"/>
        </w:rPr>
        <w:t xml:space="preserve"> has also recently been made available</w:t>
      </w:r>
      <w:r w:rsidR="00D85578" w:rsidRPr="00BB241F">
        <w:rPr>
          <w:rFonts w:ascii="Cambria" w:hAnsi="Cambria"/>
        </w:rPr>
        <w:t xml:space="preserve"> </w:t>
      </w:r>
      <w:r w:rsidR="00D85578" w:rsidRPr="00BB241F">
        <w:rPr>
          <w:rFonts w:ascii="Cambria" w:hAnsi="Cambria"/>
        </w:rPr>
        <w:fldChar w:fldCharType="begin"/>
      </w:r>
      <w:r w:rsidR="003F66AA" w:rsidRPr="00BB241F">
        <w:rPr>
          <w:rFonts w:ascii="Cambria" w:hAnsi="Cambria"/>
        </w:rPr>
        <w:instrText xml:space="preserve"> ADDIN EN.CITE &lt;EndNote&gt;&lt;Cite&gt;&lt;Author&gt;Lau&lt;/Author&gt;&lt;Year&gt;2024&lt;/Year&gt;&lt;RecNum&gt;95&lt;/RecNum&gt;&lt;DisplayText&gt;(Lau, Christian, Fenker, Laver, O&amp;apos;Hara, Zozaya, Moritz &amp;amp; Roycroft, 2024)&lt;/DisplayText&gt;&lt;record&gt;&lt;rec-number&gt;95&lt;/rec-number&gt;&lt;foreign-keys&gt;&lt;key app="EN" db-id="few0x52dq052frepdtrpxadctdwpwsfffwed" timestamp="1742338771"&gt;95&lt;/key&gt;&lt;/foreign-keys&gt;&lt;ref-type name="Journal Article"&gt;17&lt;/ref-type&gt;&lt;contributors&gt;&lt;authors&gt;&lt;author&gt;Lau, Ching Ching&lt;/author&gt;&lt;author&gt;Christian, Keith Allen&lt;/author&gt;&lt;author&gt;Fenker, Jessica&lt;/author&gt;&lt;author&gt;Laver, Rebecca J&lt;/author&gt;&lt;author&gt;O&amp;apos;Hara, Kate&lt;/author&gt;&lt;author&gt;Zozaya, Stephen M&lt;/author&gt;&lt;author&gt;Moritz, Craig&lt;/author&gt;&lt;author&gt;Roycroft, Emily&lt;/author&gt;&lt;/authors&gt;&lt;/contributors&gt;&lt;titles&gt;&lt;title&gt;Range size variably predicts genetic diversity in Gehyra geckos&lt;/title&gt;&lt;/titles&gt;&lt;dates&gt;&lt;year&gt;2024&lt;/year&gt;&lt;/dates&gt;&lt;urls&gt;&lt;/urls&gt;&lt;/record&gt;&lt;/Cite&gt;&lt;/EndNote&gt;</w:instrText>
      </w:r>
      <w:r w:rsidR="00D85578" w:rsidRPr="00BB241F">
        <w:rPr>
          <w:rFonts w:ascii="Cambria" w:hAnsi="Cambria"/>
        </w:rPr>
        <w:fldChar w:fldCharType="separate"/>
      </w:r>
      <w:r w:rsidR="003F66AA" w:rsidRPr="00BB241F">
        <w:rPr>
          <w:rFonts w:ascii="Cambria" w:hAnsi="Cambria"/>
          <w:noProof/>
        </w:rPr>
        <w:t>(Lau, Christian, Fenker, Laver, O'Hara, Zozaya, Moritz &amp; Roycroft, 2024)</w:t>
      </w:r>
      <w:r w:rsidR="00D85578" w:rsidRPr="00BB241F">
        <w:rPr>
          <w:rFonts w:ascii="Cambria" w:hAnsi="Cambria"/>
        </w:rPr>
        <w:fldChar w:fldCharType="end"/>
      </w:r>
      <w:r w:rsidRPr="00BB241F">
        <w:rPr>
          <w:rFonts w:ascii="Cambria" w:hAnsi="Cambria"/>
        </w:rPr>
        <w:t>.</w:t>
      </w:r>
    </w:p>
    <w:p w14:paraId="3A7C9C7F" w14:textId="0D3F6FC9" w:rsidR="00C05B79" w:rsidRPr="00BB241F" w:rsidRDefault="00452D3A" w:rsidP="00B10B84">
      <w:pPr>
        <w:spacing w:line="360" w:lineRule="auto"/>
        <w:ind w:firstLine="720"/>
        <w:rPr>
          <w:rFonts w:ascii="Cambria" w:hAnsi="Cambria"/>
        </w:rPr>
      </w:pPr>
      <w:r w:rsidRPr="00BB241F">
        <w:rPr>
          <w:rFonts w:ascii="Cambria" w:hAnsi="Cambria"/>
        </w:rPr>
        <w:lastRenderedPageBreak/>
        <w:t xml:space="preserve">Melanesian </w:t>
      </w:r>
      <w:r w:rsidRPr="00BB241F">
        <w:rPr>
          <w:rFonts w:ascii="Cambria" w:hAnsi="Cambria"/>
          <w:i/>
          <w:iCs/>
        </w:rPr>
        <w:t>Gehyra</w:t>
      </w:r>
      <w:r w:rsidRPr="00BB241F">
        <w:rPr>
          <w:rFonts w:ascii="Cambria" w:hAnsi="Cambria"/>
        </w:rPr>
        <w:t xml:space="preserve"> have also been the focus of</w:t>
      </w:r>
      <w:r w:rsidR="00F13381" w:rsidRPr="00BB241F">
        <w:rPr>
          <w:rFonts w:ascii="Cambria" w:hAnsi="Cambria"/>
        </w:rPr>
        <w:t xml:space="preserve"> some</w:t>
      </w:r>
      <w:r w:rsidRPr="00BB241F">
        <w:rPr>
          <w:rFonts w:ascii="Cambria" w:hAnsi="Cambria"/>
        </w:rPr>
        <w:t xml:space="preserve"> </w:t>
      </w:r>
      <w:r w:rsidR="004F50B3" w:rsidRPr="00BB241F">
        <w:rPr>
          <w:rFonts w:ascii="Cambria" w:hAnsi="Cambria"/>
        </w:rPr>
        <w:t xml:space="preserve">recent </w:t>
      </w:r>
      <w:r w:rsidRPr="00BB241F">
        <w:rPr>
          <w:rFonts w:ascii="Cambria" w:hAnsi="Cambria"/>
        </w:rPr>
        <w:t>taxonomic</w:t>
      </w:r>
      <w:r w:rsidR="00F13381" w:rsidRPr="00BB241F">
        <w:rPr>
          <w:rFonts w:ascii="Cambria" w:hAnsi="Cambria"/>
        </w:rPr>
        <w:t xml:space="preserve"> work</w:t>
      </w:r>
      <w:r w:rsidR="00D85578" w:rsidRPr="00BB241F">
        <w:rPr>
          <w:rFonts w:ascii="Cambria" w:hAnsi="Cambria"/>
        </w:rPr>
        <w:t xml:space="preserve"> </w:t>
      </w:r>
      <w:r w:rsidR="00D85578" w:rsidRPr="00BB241F">
        <w:rPr>
          <w:rFonts w:ascii="Cambria" w:hAnsi="Cambria"/>
        </w:rPr>
        <w:fldChar w:fldCharType="begin">
          <w:fldData xml:space="preserve">PEVuZE5vdGU+PENpdGU+PEF1dGhvcj5LcmF1czwvQXV0aG9yPjxZZWFyPjIwMjQ8L1llYXI+PFJl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</w:fldData>
        </w:fldChar>
      </w:r>
      <w:r w:rsidR="00DF7BC7" w:rsidRPr="00BB241F">
        <w:rPr>
          <w:rFonts w:ascii="Cambria" w:hAnsi="Cambria"/>
        </w:rPr>
        <w:instrText xml:space="preserve"> ADDIN EN.CITE </w:instrText>
      </w:r>
      <w:r w:rsidR="00DF7BC7" w:rsidRPr="00BB241F">
        <w:rPr>
          <w:rFonts w:ascii="Cambria" w:hAnsi="Cambria"/>
        </w:rPr>
        <w:fldChar w:fldCharType="begin">
          <w:fldData xml:space="preserve">PEVuZE5vdGU+PENpdGU+PEF1dGhvcj5LcmF1czwvQXV0aG9yPjxZZWFyPjIwMjQ8L1llYXI+PFJl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</w:fldData>
        </w:fldChar>
      </w:r>
      <w:r w:rsidR="00DF7BC7" w:rsidRPr="00BB241F">
        <w:rPr>
          <w:rFonts w:ascii="Cambria" w:hAnsi="Cambria"/>
        </w:rPr>
        <w:instrText xml:space="preserve"> ADDIN EN.CITE.DATA </w:instrText>
      </w:r>
      <w:r w:rsidR="00DF7BC7" w:rsidRPr="00BB241F">
        <w:rPr>
          <w:rFonts w:ascii="Cambria" w:hAnsi="Cambria"/>
        </w:rPr>
      </w:r>
      <w:r w:rsidR="00DF7BC7" w:rsidRPr="00BB241F">
        <w:rPr>
          <w:rFonts w:ascii="Cambria" w:hAnsi="Cambria"/>
        </w:rPr>
        <w:fldChar w:fldCharType="end"/>
      </w:r>
      <w:r w:rsidR="00D85578" w:rsidRPr="00BB241F">
        <w:rPr>
          <w:rFonts w:ascii="Cambria" w:hAnsi="Cambria"/>
        </w:rPr>
      </w:r>
      <w:r w:rsidR="00D85578" w:rsidRPr="00BB241F">
        <w:rPr>
          <w:rFonts w:ascii="Cambria" w:hAnsi="Cambria"/>
        </w:rPr>
        <w:fldChar w:fldCharType="separate"/>
      </w:r>
      <w:r w:rsidR="00DF7BC7" w:rsidRPr="00BB241F">
        <w:rPr>
          <w:rFonts w:ascii="Cambria" w:hAnsi="Cambria"/>
          <w:noProof/>
        </w:rPr>
        <w:t>(Kraus, 2024; Kraus et al., 2024; Oliver et al., 2016; Skipwith &amp; Oliver, 2014)</w:t>
      </w:r>
      <w:r w:rsidR="00D85578" w:rsidRPr="00BB241F">
        <w:rPr>
          <w:rFonts w:ascii="Cambria" w:hAnsi="Cambria"/>
        </w:rPr>
        <w:fldChar w:fldCharType="end"/>
      </w:r>
      <w:r w:rsidR="00D85578" w:rsidRPr="00BB241F">
        <w:rPr>
          <w:rFonts w:ascii="Cambria" w:hAnsi="Cambria"/>
        </w:rPr>
        <w:t>,</w:t>
      </w:r>
      <w:r w:rsidRPr="00BB241F">
        <w:rPr>
          <w:rFonts w:ascii="Cambria" w:hAnsi="Cambria"/>
        </w:rPr>
        <w:t xml:space="preserve"> however they remain </w:t>
      </w:r>
      <w:r w:rsidR="00C21A25" w:rsidRPr="00BB241F">
        <w:rPr>
          <w:rFonts w:ascii="Cambria" w:hAnsi="Cambria"/>
        </w:rPr>
        <w:t>less well</w:t>
      </w:r>
      <w:r w:rsidRPr="00BB241F">
        <w:rPr>
          <w:rFonts w:ascii="Cambria" w:hAnsi="Cambria"/>
        </w:rPr>
        <w:t xml:space="preserve"> known. </w:t>
      </w:r>
      <w:r w:rsidR="00C05B79" w:rsidRPr="00BB241F">
        <w:rPr>
          <w:rFonts w:ascii="Cambria" w:hAnsi="Cambria"/>
        </w:rPr>
        <w:t xml:space="preserve">For an initial assessment of evolutionary diversity </w:t>
      </w:r>
      <w:r w:rsidRPr="00BB241F">
        <w:rPr>
          <w:rFonts w:ascii="Cambria" w:hAnsi="Cambria"/>
        </w:rPr>
        <w:t xml:space="preserve">in Melanesian </w:t>
      </w:r>
      <w:r w:rsidRPr="00BB241F">
        <w:rPr>
          <w:rFonts w:ascii="Cambria" w:hAnsi="Cambria"/>
          <w:i/>
          <w:iCs/>
        </w:rPr>
        <w:t>Gehyra</w:t>
      </w:r>
      <w:r w:rsidR="00C05B79" w:rsidRPr="00BB241F">
        <w:rPr>
          <w:rFonts w:ascii="Cambria" w:hAnsi="Cambria"/>
        </w:rPr>
        <w:t xml:space="preserve"> we </w:t>
      </w:r>
      <w:r w:rsidR="00383EB3" w:rsidRPr="00BB241F">
        <w:rPr>
          <w:rFonts w:ascii="Cambria" w:hAnsi="Cambria"/>
        </w:rPr>
        <w:t xml:space="preserve">sequenced </w:t>
      </w:r>
      <w:r w:rsidR="00C05B79" w:rsidRPr="00BB241F">
        <w:rPr>
          <w:rFonts w:ascii="Cambria" w:hAnsi="Cambria"/>
        </w:rPr>
        <w:t xml:space="preserve">the full mitochondrial ND2 gene. </w:t>
      </w:r>
      <w:r w:rsidR="00CE0D6D" w:rsidRPr="00BB241F">
        <w:rPr>
          <w:rFonts w:ascii="Cambria" w:hAnsi="Cambria"/>
        </w:rPr>
        <w:t>For these analyses our</w:t>
      </w:r>
      <w:r w:rsidR="00C05B79" w:rsidRPr="00BB241F">
        <w:rPr>
          <w:rFonts w:ascii="Cambria" w:hAnsi="Cambria"/>
        </w:rPr>
        <w:t xml:space="preserve"> sampling </w:t>
      </w:r>
      <w:r w:rsidR="00CE0D6D" w:rsidRPr="00BB241F">
        <w:rPr>
          <w:rFonts w:ascii="Cambria" w:hAnsi="Cambria"/>
        </w:rPr>
        <w:t>of</w:t>
      </w:r>
      <w:r w:rsidR="00C05B79" w:rsidRPr="00BB241F">
        <w:rPr>
          <w:rFonts w:ascii="Cambria" w:hAnsi="Cambria"/>
        </w:rPr>
        <w:t xml:space="preserve"> </w:t>
      </w:r>
      <w:r w:rsidR="00C05B79" w:rsidRPr="00BB241F">
        <w:rPr>
          <w:rFonts w:ascii="Cambria" w:hAnsi="Cambria"/>
          <w:i/>
        </w:rPr>
        <w:t>Gehyra</w:t>
      </w:r>
      <w:r w:rsidR="00C05B79" w:rsidRPr="00BB241F">
        <w:rPr>
          <w:rFonts w:ascii="Cambria" w:hAnsi="Cambria"/>
        </w:rPr>
        <w:t xml:space="preserve"> from Melanesia and other regions outside of Australia included </w:t>
      </w:r>
      <w:r w:rsidR="00380CE2" w:rsidRPr="00BB241F">
        <w:rPr>
          <w:rFonts w:ascii="Cambria" w:hAnsi="Cambria"/>
        </w:rPr>
        <w:t xml:space="preserve">154 </w:t>
      </w:r>
      <w:r w:rsidR="00C05B79" w:rsidRPr="00BB241F">
        <w:rPr>
          <w:rFonts w:ascii="Cambria" w:hAnsi="Cambria"/>
        </w:rPr>
        <w:t>unique individuals</w:t>
      </w:r>
      <w:r w:rsidR="004304F6" w:rsidRPr="00BB241F">
        <w:rPr>
          <w:rFonts w:ascii="Cambria" w:hAnsi="Cambria"/>
        </w:rPr>
        <w:t xml:space="preserve">, of which </w:t>
      </w:r>
      <w:r w:rsidR="00380CE2" w:rsidRPr="00BB241F">
        <w:rPr>
          <w:rFonts w:ascii="Cambria" w:hAnsi="Cambria"/>
        </w:rPr>
        <w:t>the majority</w:t>
      </w:r>
      <w:r w:rsidR="004304F6" w:rsidRPr="00BB241F">
        <w:rPr>
          <w:rFonts w:ascii="Cambria" w:hAnsi="Cambria"/>
        </w:rPr>
        <w:t xml:space="preserve"> </w:t>
      </w:r>
      <w:r w:rsidR="009675BF" w:rsidRPr="00BB241F">
        <w:rPr>
          <w:rFonts w:ascii="Cambria" w:hAnsi="Cambria"/>
        </w:rPr>
        <w:t xml:space="preserve">were </w:t>
      </w:r>
      <w:r w:rsidR="004304F6" w:rsidRPr="00BB241F">
        <w:rPr>
          <w:rFonts w:ascii="Cambria" w:hAnsi="Cambria"/>
        </w:rPr>
        <w:t>newly sequenced in this study</w:t>
      </w:r>
      <w:r w:rsidR="00C05B79" w:rsidRPr="00BB241F">
        <w:rPr>
          <w:rFonts w:ascii="Cambria" w:hAnsi="Cambria"/>
        </w:rPr>
        <w:t xml:space="preserve"> (</w:t>
      </w:r>
      <w:r w:rsidR="00E228F9" w:rsidRPr="00BB241F">
        <w:rPr>
          <w:rFonts w:ascii="Cambria" w:hAnsi="Cambria"/>
        </w:rPr>
        <w:t>Appendix S</w:t>
      </w:r>
      <w:r w:rsidR="00C05B79" w:rsidRPr="00BB241F">
        <w:rPr>
          <w:rFonts w:ascii="Cambria" w:hAnsi="Cambria"/>
        </w:rPr>
        <w:t>1). Within the mitochondrial dataset</w:t>
      </w:r>
      <w:r w:rsidR="00CD083F" w:rsidRPr="00BB241F">
        <w:rPr>
          <w:rFonts w:ascii="Cambria" w:hAnsi="Cambria"/>
        </w:rPr>
        <w:t>,</w:t>
      </w:r>
      <w:r w:rsidR="00C05B79" w:rsidRPr="00BB241F">
        <w:rPr>
          <w:rFonts w:ascii="Cambria" w:hAnsi="Cambria"/>
        </w:rPr>
        <w:t xml:space="preserve"> </w:t>
      </w:r>
      <w:r w:rsidRPr="00BB241F">
        <w:rPr>
          <w:rFonts w:ascii="Cambria" w:hAnsi="Cambria"/>
        </w:rPr>
        <w:t xml:space="preserve">we used the </w:t>
      </w:r>
      <w:r w:rsidR="00C05B79" w:rsidRPr="00BB241F">
        <w:rPr>
          <w:rFonts w:ascii="Cambria" w:hAnsi="Cambria"/>
        </w:rPr>
        <w:t>divergence</w:t>
      </w:r>
      <w:r w:rsidR="009675BF" w:rsidRPr="00BB241F">
        <w:rPr>
          <w:rFonts w:ascii="Cambria" w:hAnsi="Cambria"/>
        </w:rPr>
        <w:t xml:space="preserve"> level</w:t>
      </w:r>
      <w:r w:rsidR="00A85646" w:rsidRPr="00BB241F">
        <w:rPr>
          <w:rFonts w:ascii="Cambria" w:hAnsi="Cambria"/>
        </w:rPr>
        <w:t xml:space="preserve"> </w:t>
      </w:r>
      <w:r w:rsidR="00C05B79" w:rsidRPr="00BB241F">
        <w:rPr>
          <w:rFonts w:ascii="Cambria" w:hAnsi="Cambria"/>
        </w:rPr>
        <w:t xml:space="preserve">between lineages in the </w:t>
      </w:r>
      <w:r w:rsidR="00C05B79" w:rsidRPr="00BB241F">
        <w:rPr>
          <w:rFonts w:ascii="Cambria" w:hAnsi="Cambria"/>
          <w:i/>
          <w:iCs/>
        </w:rPr>
        <w:t xml:space="preserve">Gehyra </w:t>
      </w:r>
      <w:proofErr w:type="spellStart"/>
      <w:r w:rsidR="00C05B79" w:rsidRPr="00BB241F">
        <w:rPr>
          <w:rFonts w:ascii="Cambria" w:hAnsi="Cambria"/>
          <w:i/>
          <w:iCs/>
        </w:rPr>
        <w:t>oceanic</w:t>
      </w:r>
      <w:r w:rsidR="004304F6" w:rsidRPr="00BB241F">
        <w:rPr>
          <w:rFonts w:ascii="Cambria" w:hAnsi="Cambria"/>
          <w:i/>
          <w:iCs/>
        </w:rPr>
        <w:t>a</w:t>
      </w:r>
      <w:proofErr w:type="spellEnd"/>
      <w:r w:rsidR="00C05B79" w:rsidRPr="00BB241F">
        <w:rPr>
          <w:rFonts w:ascii="Cambria" w:hAnsi="Cambria"/>
        </w:rPr>
        <w:t xml:space="preserve"> group that have elsewhere been identified as candidat</w:t>
      </w:r>
      <w:r w:rsidR="00B20324" w:rsidRPr="00BB241F">
        <w:rPr>
          <w:rFonts w:ascii="Cambria" w:hAnsi="Cambria"/>
        </w:rPr>
        <w:t>e species</w:t>
      </w:r>
      <w:r w:rsidR="00125216" w:rsidRPr="00BB241F">
        <w:rPr>
          <w:rFonts w:ascii="Cambria" w:hAnsi="Cambria"/>
        </w:rPr>
        <w:t xml:space="preserve"> </w:t>
      </w:r>
      <w:r w:rsidR="00D820E8" w:rsidRPr="00BB241F">
        <w:rPr>
          <w:rFonts w:ascii="Cambria" w:hAnsi="Cambria"/>
        </w:rPr>
        <w:t>based on</w:t>
      </w:r>
      <w:r w:rsidR="00125216" w:rsidRPr="00BB241F">
        <w:rPr>
          <w:rFonts w:ascii="Cambria" w:hAnsi="Cambria"/>
        </w:rPr>
        <w:t xml:space="preserve"> population genetic approach</w:t>
      </w:r>
      <w:r w:rsidR="00D85578" w:rsidRPr="00BB241F">
        <w:rPr>
          <w:rFonts w:ascii="Cambria" w:hAnsi="Cambria"/>
        </w:rPr>
        <w:t>e</w:t>
      </w:r>
      <w:r w:rsidR="00125216" w:rsidRPr="00BB241F">
        <w:rPr>
          <w:rFonts w:ascii="Cambria" w:hAnsi="Cambria"/>
        </w:rPr>
        <w:t>s</w:t>
      </w:r>
      <w:r w:rsidR="00D85578" w:rsidRPr="00BB241F">
        <w:rPr>
          <w:rFonts w:ascii="Cambria" w:hAnsi="Cambria"/>
        </w:rPr>
        <w:t xml:space="preserve"> </w:t>
      </w:r>
      <w:r w:rsidR="00D85578" w:rsidRPr="00BB241F">
        <w:rPr>
          <w:rFonts w:ascii="Cambria" w:hAnsi="Cambria"/>
        </w:rPr>
        <w:fldChar w:fldCharType="begin"/>
      </w:r>
      <w:r w:rsidR="003F66AA" w:rsidRPr="00BB241F">
        <w:rPr>
          <w:rFonts w:ascii="Cambria" w:hAnsi="Cambria"/>
        </w:rPr>
        <w:instrText xml:space="preserve"> ADDIN EN.CITE &lt;EndNote&gt;&lt;Cite&gt;&lt;Author&gt;Tonione&lt;/Author&gt;&lt;Year&gt;2016&lt;/Year&gt;&lt;RecNum&gt;124&lt;/RecNum&gt;&lt;DisplayText&gt;(Tonione, Fisher, Zhu &amp;amp; Moritz, 2016)&lt;/DisplayText&gt;&lt;record&gt;&lt;rec-number&gt;124&lt;/rec-number&gt;&lt;foreign-keys&gt;&lt;key app="EN" db-id="few0x52dq052frepdtrpxadctdwpwsfffwed" timestamp="1745554477"&gt;124&lt;/key&gt;&lt;/foreign-keys&gt;&lt;ref-type name="Journal Article"&gt;17&lt;/ref-type&gt;&lt;contributors&gt;&lt;authors&gt;&lt;author&gt;Tonione, Maria A&lt;/author&gt;&lt;author&gt;Fisher, Robert N&lt;/author&gt;&lt;author&gt;Zhu, Catherine&lt;/author&gt;&lt;author&gt;Moritz, Craig&lt;/author&gt;&lt;/authors&gt;&lt;/contributors&gt;&lt;titles&gt;&lt;title&gt;Deep divergence and structure in the Tropical Oceanic Pacific: A multilocus phylogeography of a widespread gekkonid lizard (Squamata: Gekkonidae: Gehyra oceanica)&lt;/title&gt;&lt;secondary-title&gt;Journal of Biogeography&lt;/secondary-title&gt;&lt;/titles&gt;&lt;periodical&gt;&lt;full-title&gt;Journal of Biogeography&lt;/full-title&gt;&lt;/periodical&gt;&lt;pages&gt;268-278&lt;/pages&gt;&lt;volume&gt;43&lt;/volume&gt;&lt;number&gt;2&lt;/number&gt;&lt;dates&gt;&lt;year&gt;2016&lt;/year&gt;&lt;/dates&gt;&lt;isbn&gt;0305-0270&lt;/isbn&gt;&lt;urls&gt;&lt;/urls&gt;&lt;/record&gt;&lt;/Cite&gt;&lt;/EndNote&gt;</w:instrText>
      </w:r>
      <w:r w:rsidR="00D85578" w:rsidRPr="00BB241F">
        <w:rPr>
          <w:rFonts w:ascii="Cambria" w:hAnsi="Cambria"/>
        </w:rPr>
        <w:fldChar w:fldCharType="separate"/>
      </w:r>
      <w:r w:rsidR="003F66AA" w:rsidRPr="00BB241F">
        <w:rPr>
          <w:rFonts w:ascii="Cambria" w:hAnsi="Cambria"/>
          <w:noProof/>
        </w:rPr>
        <w:t>(Tonione, Fisher, Zhu &amp; Moritz, 2016)</w:t>
      </w:r>
      <w:r w:rsidR="00D85578" w:rsidRPr="00BB241F">
        <w:rPr>
          <w:rFonts w:ascii="Cambria" w:hAnsi="Cambria"/>
        </w:rPr>
        <w:fldChar w:fldCharType="end"/>
      </w:r>
      <w:r w:rsidR="00125216" w:rsidRPr="00BB241F">
        <w:rPr>
          <w:rFonts w:ascii="Cambria" w:hAnsi="Cambria"/>
        </w:rPr>
        <w:t xml:space="preserve"> </w:t>
      </w:r>
      <w:r w:rsidR="00C05B79" w:rsidRPr="00BB241F">
        <w:rPr>
          <w:rFonts w:ascii="Cambria" w:hAnsi="Cambria"/>
        </w:rPr>
        <w:t>as a</w:t>
      </w:r>
      <w:r w:rsidR="00A85646" w:rsidRPr="00BB241F">
        <w:rPr>
          <w:rFonts w:ascii="Cambria" w:hAnsi="Cambria"/>
        </w:rPr>
        <w:t xml:space="preserve"> yardstick</w:t>
      </w:r>
      <w:r w:rsidRPr="00BB241F">
        <w:rPr>
          <w:rFonts w:ascii="Cambria" w:hAnsi="Cambria"/>
        </w:rPr>
        <w:t xml:space="preserve"> for </w:t>
      </w:r>
      <w:r w:rsidR="009675BF" w:rsidRPr="00BB241F">
        <w:rPr>
          <w:rFonts w:ascii="Cambria" w:hAnsi="Cambria"/>
        </w:rPr>
        <w:t xml:space="preserve">selecting </w:t>
      </w:r>
      <w:r w:rsidRPr="00BB241F">
        <w:rPr>
          <w:rFonts w:ascii="Cambria" w:hAnsi="Cambria"/>
        </w:rPr>
        <w:t xml:space="preserve">lineages to include in downstream </w:t>
      </w:r>
      <w:r w:rsidR="004570C9" w:rsidRPr="00BB241F">
        <w:rPr>
          <w:rFonts w:ascii="Cambria" w:hAnsi="Cambria"/>
        </w:rPr>
        <w:t>exon-</w:t>
      </w:r>
      <w:r w:rsidRPr="00BB241F">
        <w:rPr>
          <w:rFonts w:ascii="Cambria" w:hAnsi="Cambria"/>
        </w:rPr>
        <w:t>capture and macroevolutionary analyses</w:t>
      </w:r>
      <w:r w:rsidR="00C05B79" w:rsidRPr="00BB241F">
        <w:rPr>
          <w:rFonts w:ascii="Cambria" w:hAnsi="Cambria"/>
        </w:rPr>
        <w:t xml:space="preserve">. </w:t>
      </w:r>
      <w:r w:rsidR="00A85646" w:rsidRPr="00BB241F">
        <w:rPr>
          <w:rFonts w:ascii="Cambria" w:hAnsi="Cambria"/>
        </w:rPr>
        <w:t xml:space="preserve">We emphasise that our priority was to ensure that we sampled </w:t>
      </w:r>
      <w:r w:rsidR="00B20324" w:rsidRPr="00BB241F">
        <w:rPr>
          <w:rFonts w:ascii="Cambria" w:hAnsi="Cambria"/>
        </w:rPr>
        <w:t>the maximum possible</w:t>
      </w:r>
      <w:r w:rsidR="00A85646" w:rsidRPr="00BB241F">
        <w:rPr>
          <w:rFonts w:ascii="Cambria" w:hAnsi="Cambria"/>
        </w:rPr>
        <w:t xml:space="preserve"> diversity of Melanesian </w:t>
      </w:r>
      <w:r w:rsidR="00A85646" w:rsidRPr="00BB241F">
        <w:rPr>
          <w:rFonts w:ascii="Cambria" w:hAnsi="Cambria"/>
          <w:i/>
          <w:iCs/>
        </w:rPr>
        <w:t>Gehyra</w:t>
      </w:r>
      <w:r w:rsidR="00B20324" w:rsidRPr="00BB241F">
        <w:rPr>
          <w:rFonts w:ascii="Cambria" w:hAnsi="Cambria"/>
        </w:rPr>
        <w:t>.</w:t>
      </w:r>
      <w:r w:rsidR="00A85646" w:rsidRPr="00BB241F">
        <w:rPr>
          <w:rFonts w:ascii="Cambria" w:hAnsi="Cambria"/>
        </w:rPr>
        <w:t xml:space="preserve"> </w:t>
      </w:r>
      <w:r w:rsidR="00B20324" w:rsidRPr="00BB241F">
        <w:rPr>
          <w:rFonts w:ascii="Cambria" w:hAnsi="Cambria"/>
        </w:rPr>
        <w:t>F</w:t>
      </w:r>
      <w:r w:rsidR="00A85646" w:rsidRPr="00BB241F">
        <w:rPr>
          <w:rFonts w:ascii="Cambria" w:hAnsi="Cambria"/>
        </w:rPr>
        <w:t xml:space="preserve">urther work is required to test </w:t>
      </w:r>
      <w:r w:rsidR="00A16492" w:rsidRPr="00BB241F">
        <w:rPr>
          <w:rFonts w:ascii="Cambria" w:hAnsi="Cambria"/>
        </w:rPr>
        <w:t xml:space="preserve">hypotheses </w:t>
      </w:r>
      <w:r w:rsidR="00A85646" w:rsidRPr="00BB241F">
        <w:rPr>
          <w:rFonts w:ascii="Cambria" w:hAnsi="Cambria"/>
        </w:rPr>
        <w:t>that these lineages warrant recognition as distinct species. Where possible</w:t>
      </w:r>
      <w:r w:rsidR="00CD083F" w:rsidRPr="00BB241F">
        <w:rPr>
          <w:rFonts w:ascii="Cambria" w:hAnsi="Cambria"/>
        </w:rPr>
        <w:t>,</w:t>
      </w:r>
      <w:r w:rsidR="00A85646" w:rsidRPr="00BB241F">
        <w:rPr>
          <w:rFonts w:ascii="Cambria" w:hAnsi="Cambria"/>
        </w:rPr>
        <w:t xml:space="preserve"> we matched these lineages to recogni</w:t>
      </w:r>
      <w:r w:rsidR="00D516B4" w:rsidRPr="00BB241F">
        <w:rPr>
          <w:rFonts w:ascii="Cambria" w:hAnsi="Cambria"/>
        </w:rPr>
        <w:t>s</w:t>
      </w:r>
      <w:r w:rsidR="00A85646" w:rsidRPr="00BB241F">
        <w:rPr>
          <w:rFonts w:ascii="Cambria" w:hAnsi="Cambria"/>
        </w:rPr>
        <w:t>ed species</w:t>
      </w:r>
      <w:r w:rsidR="00590B89" w:rsidRPr="00BB241F">
        <w:rPr>
          <w:rFonts w:ascii="Cambria" w:hAnsi="Cambria"/>
        </w:rPr>
        <w:t>;</w:t>
      </w:r>
      <w:r w:rsidR="00A85646" w:rsidRPr="00BB241F">
        <w:rPr>
          <w:rFonts w:ascii="Cambria" w:hAnsi="Cambria"/>
        </w:rPr>
        <w:t xml:space="preserve"> however</w:t>
      </w:r>
      <w:r w:rsidR="00CD083F" w:rsidRPr="00BB241F">
        <w:rPr>
          <w:rFonts w:ascii="Cambria" w:hAnsi="Cambria"/>
        </w:rPr>
        <w:t>,</w:t>
      </w:r>
      <w:r w:rsidR="00A85646" w:rsidRPr="00BB241F">
        <w:rPr>
          <w:rFonts w:ascii="Cambria" w:hAnsi="Cambria"/>
        </w:rPr>
        <w:t xml:space="preserve"> for </w:t>
      </w:r>
      <w:r w:rsidR="004F50B3" w:rsidRPr="00BB241F">
        <w:rPr>
          <w:rFonts w:ascii="Cambria" w:hAnsi="Cambria"/>
        </w:rPr>
        <w:t>unnamed</w:t>
      </w:r>
      <w:r w:rsidR="00A85646" w:rsidRPr="00BB241F">
        <w:rPr>
          <w:rFonts w:ascii="Cambria" w:hAnsi="Cambria"/>
        </w:rPr>
        <w:t xml:space="preserve"> </w:t>
      </w:r>
      <w:r w:rsidR="00E9481E" w:rsidRPr="00BB241F">
        <w:rPr>
          <w:rFonts w:ascii="Cambria" w:hAnsi="Cambria"/>
        </w:rPr>
        <w:t xml:space="preserve">candidate species </w:t>
      </w:r>
      <w:r w:rsidR="00A85646" w:rsidRPr="00BB241F">
        <w:rPr>
          <w:rFonts w:ascii="Cambria" w:hAnsi="Cambria"/>
        </w:rPr>
        <w:t>or taxonomically ambiguous lineages</w:t>
      </w:r>
      <w:r w:rsidR="005F04A7" w:rsidRPr="00BB241F">
        <w:rPr>
          <w:rFonts w:ascii="Cambria" w:hAnsi="Cambria"/>
        </w:rPr>
        <w:t>,</w:t>
      </w:r>
      <w:r w:rsidR="00A85646" w:rsidRPr="00BB241F">
        <w:rPr>
          <w:rFonts w:ascii="Cambria" w:hAnsi="Cambria"/>
        </w:rPr>
        <w:t xml:space="preserve"> we used code names. </w:t>
      </w:r>
      <w:r w:rsidR="00436215" w:rsidRPr="00BB241F">
        <w:rPr>
          <w:rFonts w:ascii="Cambria" w:hAnsi="Cambria"/>
        </w:rPr>
        <w:t xml:space="preserve">There are already codenames available for some lineages in the </w:t>
      </w:r>
      <w:r w:rsidR="00436215" w:rsidRPr="00BB241F">
        <w:rPr>
          <w:rFonts w:ascii="Cambria" w:hAnsi="Cambria"/>
          <w:i/>
          <w:iCs/>
        </w:rPr>
        <w:t xml:space="preserve">Gehyra </w:t>
      </w:r>
      <w:proofErr w:type="spellStart"/>
      <w:r w:rsidR="00436215" w:rsidRPr="00BB241F">
        <w:rPr>
          <w:rFonts w:ascii="Cambria" w:hAnsi="Cambria"/>
          <w:i/>
          <w:iCs/>
        </w:rPr>
        <w:t>oceanica</w:t>
      </w:r>
      <w:proofErr w:type="spellEnd"/>
      <w:r w:rsidR="00436215" w:rsidRPr="00BB241F">
        <w:rPr>
          <w:rFonts w:ascii="Cambria" w:hAnsi="Cambria"/>
        </w:rPr>
        <w:t xml:space="preserve"> complex</w:t>
      </w:r>
      <w:r w:rsidR="00D82C2B" w:rsidRPr="00BB241F">
        <w:rPr>
          <w:rFonts w:ascii="Cambria" w:hAnsi="Cambria"/>
        </w:rPr>
        <w:t xml:space="preserve"> </w:t>
      </w:r>
      <w:r w:rsidR="00D82C2B" w:rsidRPr="00BB241F">
        <w:rPr>
          <w:rFonts w:ascii="Cambria" w:hAnsi="Cambria"/>
        </w:rPr>
        <w:fldChar w:fldCharType="begin"/>
      </w:r>
      <w:r w:rsidR="00DF7BC7" w:rsidRPr="00BB241F">
        <w:rPr>
          <w:rFonts w:ascii="Cambria" w:hAnsi="Cambria"/>
        </w:rPr>
        <w:instrText xml:space="preserve"> ADDIN EN.CITE &lt;EndNote&gt;&lt;Cite&gt;&lt;Author&gt;Tonione&lt;/Author&gt;&lt;Year&gt;2016&lt;/Year&gt;&lt;RecNum&gt;124&lt;/RecNum&gt;&lt;DisplayText&gt;(Kraus et al., 2024; Tonione et al., 2016)&lt;/DisplayText&gt;&lt;record&gt;&lt;rec-number&gt;124&lt;/rec-number&gt;&lt;foreign-keys&gt;&lt;key app="EN" db-id="few0x52dq052frepdtrpxadctdwpwsfffwed" timestamp="1745554477"&gt;124&lt;/key&gt;&lt;/foreign-keys&gt;&lt;ref-type name="Journal Article"&gt;17&lt;/ref-type&gt;&lt;contributors&gt;&lt;authors&gt;&lt;author&gt;Tonione, Maria A&lt;/author&gt;&lt;author&gt;Fisher, Robert N&lt;/author&gt;&lt;author&gt;Zhu, Catherine&lt;/author&gt;&lt;author&gt;Moritz, Craig&lt;/author&gt;&lt;/authors&gt;&lt;/contributors&gt;&lt;titles&gt;&lt;title&gt;Deep divergence and structure in the Tropical Oceanic Pacific: A multilocus phylogeography of a widespread gekkonid lizard (Squamata: Gekkonidae: Gehyra oceanica)&lt;/title&gt;&lt;secondary-title&gt;Journal of Biogeography&lt;/secondary-title&gt;&lt;/titles&gt;&lt;periodical&gt;&lt;full-title&gt;Journal of Biogeography&lt;/full-title&gt;&lt;/periodical&gt;&lt;pages&gt;268-278&lt;/pages&gt;&lt;volume&gt;43&lt;/volume&gt;&lt;number&gt;2&lt;/number&gt;&lt;dates&gt;&lt;year&gt;2016&lt;/year&gt;&lt;/dates&gt;&lt;isbn&gt;0305-0270&lt;/isbn&gt;&lt;urls&gt;&lt;/urls&gt;&lt;/record&gt;&lt;/Cite&gt;&lt;Cite&gt;&lt;Author&gt;Kraus&lt;/Author&gt;&lt;Year&gt;2024&lt;/Year&gt;&lt;RecNum&gt;48&lt;/RecNum&gt;&lt;record&gt;&lt;rec-number&gt;48&lt;/rec-number&gt;&lt;foreign-keys&gt;&lt;key app="EN" db-id="few0x52dq052frepdtrpxadctdwpwsfffwed" timestamp="1741930909"&gt;48&lt;/key&gt;&lt;/foreign-keys&gt;&lt;ref-type name="Journal Article"&gt;17&lt;/ref-type&gt;&lt;contributors&gt;&lt;authors&gt;&lt;author&gt;Kraus, Fred&lt;/author&gt;&lt;author&gt;Vahtera, Varpu&lt;/author&gt;&lt;author&gt;Weijola, Valter&lt;/author&gt;&lt;/authors&gt;&lt;/contributors&gt;&lt;titles&gt;&lt;title&gt;A new insular species of Gehyra (Squamata: Gekkonidae) from Papua New Guinea closely related to Gehyra oceanica&lt;/title&gt;&lt;secondary-title&gt;Systematics and Biodiversity&lt;/secondary-title&gt;&lt;/titles&gt;&lt;periodical&gt;&lt;full-title&gt;Systematics and Biodiversity&lt;/full-title&gt;&lt;/periodical&gt;&lt;pages&gt;2404829&lt;/pages&gt;&lt;volume&gt;22&lt;/volume&gt;&lt;number&gt;1&lt;/number&gt;&lt;dates&gt;&lt;year&gt;2024&lt;/year&gt;&lt;/dates&gt;&lt;isbn&gt;1477-2000&lt;/isbn&gt;&lt;urls&gt;&lt;/urls&gt;&lt;/record&gt;&lt;/Cite&gt;&lt;/EndNote&gt;</w:instrText>
      </w:r>
      <w:r w:rsidR="00D82C2B" w:rsidRPr="00BB241F">
        <w:rPr>
          <w:rFonts w:ascii="Cambria" w:hAnsi="Cambria"/>
        </w:rPr>
        <w:fldChar w:fldCharType="separate"/>
      </w:r>
      <w:r w:rsidR="00DF7BC7" w:rsidRPr="00BB241F">
        <w:rPr>
          <w:rFonts w:ascii="Cambria" w:hAnsi="Cambria"/>
          <w:noProof/>
        </w:rPr>
        <w:t>(Kraus et al., 2024; Tonione et al., 2016)</w:t>
      </w:r>
      <w:r w:rsidR="00D82C2B" w:rsidRPr="00BB241F">
        <w:rPr>
          <w:rFonts w:ascii="Cambria" w:hAnsi="Cambria"/>
        </w:rPr>
        <w:fldChar w:fldCharType="end"/>
      </w:r>
      <w:r w:rsidR="002A66BE" w:rsidRPr="00BB241F">
        <w:rPr>
          <w:rFonts w:ascii="Cambria" w:hAnsi="Cambria"/>
        </w:rPr>
        <w:t>;</w:t>
      </w:r>
      <w:r w:rsidR="00436215" w:rsidRPr="00BB241F">
        <w:rPr>
          <w:rFonts w:ascii="Cambria" w:hAnsi="Cambria"/>
        </w:rPr>
        <w:t xml:space="preserve"> however</w:t>
      </w:r>
      <w:r w:rsidR="002A66BE" w:rsidRPr="00BB241F">
        <w:rPr>
          <w:rFonts w:ascii="Cambria" w:hAnsi="Cambria"/>
        </w:rPr>
        <w:t>,</w:t>
      </w:r>
      <w:r w:rsidR="00436215" w:rsidRPr="00BB241F">
        <w:rPr>
          <w:rFonts w:ascii="Cambria" w:hAnsi="Cambria"/>
        </w:rPr>
        <w:t xml:space="preserve"> given the ongoing discovery of additional lineages in this group, we reverted to</w:t>
      </w:r>
      <w:r w:rsidR="00D82C2B" w:rsidRPr="00BB241F">
        <w:rPr>
          <w:rFonts w:ascii="Cambria" w:hAnsi="Cambria"/>
        </w:rPr>
        <w:t xml:space="preserve"> a</w:t>
      </w:r>
      <w:r w:rsidR="00436215" w:rsidRPr="00BB241F">
        <w:rPr>
          <w:rFonts w:ascii="Cambria" w:hAnsi="Cambria"/>
        </w:rPr>
        <w:t xml:space="preserve"> simple numbering system here</w:t>
      </w:r>
      <w:r w:rsidR="00D82C2B" w:rsidRPr="00BB241F">
        <w:rPr>
          <w:rFonts w:ascii="Cambria" w:hAnsi="Cambria"/>
        </w:rPr>
        <w:t xml:space="preserve"> (i.e</w:t>
      </w:r>
      <w:r w:rsidR="002A66BE" w:rsidRPr="00BB241F">
        <w:rPr>
          <w:rFonts w:ascii="Cambria" w:hAnsi="Cambria"/>
        </w:rPr>
        <w:t>.,</w:t>
      </w:r>
      <w:r w:rsidR="00D82C2B" w:rsidRPr="00BB241F">
        <w:rPr>
          <w:rFonts w:ascii="Cambria" w:hAnsi="Cambria"/>
        </w:rPr>
        <w:t xml:space="preserve"> </w:t>
      </w:r>
      <w:proofErr w:type="spellStart"/>
      <w:r w:rsidR="00D82C2B" w:rsidRPr="00BB241F">
        <w:rPr>
          <w:rFonts w:ascii="Cambria" w:hAnsi="Cambria"/>
        </w:rPr>
        <w:t>oceanica</w:t>
      </w:r>
      <w:proofErr w:type="spellEnd"/>
      <w:r w:rsidR="00D82C2B" w:rsidRPr="00BB241F">
        <w:rPr>
          <w:rFonts w:ascii="Cambria" w:hAnsi="Cambria"/>
        </w:rPr>
        <w:t xml:space="preserve"> 1 and so </w:t>
      </w:r>
      <w:r w:rsidR="00E228F9" w:rsidRPr="00BB241F">
        <w:rPr>
          <w:rFonts w:ascii="Cambria" w:hAnsi="Cambria"/>
        </w:rPr>
        <w:t>forth</w:t>
      </w:r>
      <w:r w:rsidR="00D82C2B" w:rsidRPr="00BB241F">
        <w:rPr>
          <w:rFonts w:ascii="Cambria" w:hAnsi="Cambria"/>
        </w:rPr>
        <w:t>)</w:t>
      </w:r>
      <w:r w:rsidR="00436215" w:rsidRPr="00BB241F">
        <w:rPr>
          <w:rFonts w:ascii="Cambria" w:hAnsi="Cambria"/>
        </w:rPr>
        <w:t>.</w:t>
      </w:r>
    </w:p>
    <w:p w14:paraId="598C8F06" w14:textId="77777777" w:rsidR="00C05B79" w:rsidRPr="00BB241F" w:rsidRDefault="00C05B79" w:rsidP="00B10B84">
      <w:pPr>
        <w:spacing w:line="360" w:lineRule="auto"/>
        <w:rPr>
          <w:rFonts w:ascii="Cambria" w:hAnsi="Cambria"/>
        </w:rPr>
      </w:pPr>
    </w:p>
    <w:p w14:paraId="3AEBF855" w14:textId="2B79973B" w:rsidR="00842A3B" w:rsidRPr="00BB241F" w:rsidRDefault="004570C9" w:rsidP="00B10B84">
      <w:pPr>
        <w:spacing w:line="360" w:lineRule="auto"/>
        <w:rPr>
          <w:rFonts w:ascii="Cambria" w:hAnsi="Cambria"/>
          <w:bCs/>
          <w:i/>
          <w:iCs/>
        </w:rPr>
      </w:pPr>
      <w:r w:rsidRPr="00BB241F">
        <w:rPr>
          <w:rFonts w:ascii="Cambria" w:hAnsi="Cambria"/>
          <w:bCs/>
          <w:i/>
          <w:iCs/>
        </w:rPr>
        <w:t>Exon-</w:t>
      </w:r>
      <w:r w:rsidR="00842A3B" w:rsidRPr="00BB241F">
        <w:rPr>
          <w:rFonts w:ascii="Cambria" w:hAnsi="Cambria"/>
          <w:bCs/>
          <w:i/>
          <w:iCs/>
        </w:rPr>
        <w:t>capture, alignment</w:t>
      </w:r>
      <w:r w:rsidR="002A66BE" w:rsidRPr="00BB241F">
        <w:rPr>
          <w:rFonts w:ascii="Cambria" w:hAnsi="Cambria"/>
          <w:bCs/>
          <w:i/>
          <w:iCs/>
        </w:rPr>
        <w:t>,</w:t>
      </w:r>
      <w:r w:rsidR="00FA28AB" w:rsidRPr="00BB241F">
        <w:rPr>
          <w:rFonts w:ascii="Cambria" w:hAnsi="Cambria"/>
          <w:bCs/>
          <w:i/>
          <w:iCs/>
        </w:rPr>
        <w:t xml:space="preserve"> and selection</w:t>
      </w:r>
      <w:r w:rsidR="00842A3B" w:rsidRPr="00BB241F">
        <w:rPr>
          <w:rFonts w:ascii="Cambria" w:hAnsi="Cambria"/>
          <w:bCs/>
          <w:i/>
          <w:iCs/>
        </w:rPr>
        <w:t xml:space="preserve"> </w:t>
      </w:r>
    </w:p>
    <w:p w14:paraId="31A1B7A3" w14:textId="77777777" w:rsidR="000A6464" w:rsidRPr="00BB241F" w:rsidRDefault="000A6464" w:rsidP="00B10B84">
      <w:pPr>
        <w:spacing w:line="360" w:lineRule="auto"/>
        <w:rPr>
          <w:rFonts w:ascii="Cambria" w:hAnsi="Cambria"/>
        </w:rPr>
      </w:pPr>
    </w:p>
    <w:p w14:paraId="08BBF2D5" w14:textId="0DE2A3B3" w:rsidR="00C05B79" w:rsidRPr="00BB241F" w:rsidRDefault="000A6464" w:rsidP="00B10B84">
      <w:pPr>
        <w:spacing w:line="360" w:lineRule="auto"/>
        <w:rPr>
          <w:rFonts w:ascii="Cambria" w:hAnsi="Cambria"/>
        </w:rPr>
      </w:pPr>
      <w:r w:rsidRPr="00BB241F">
        <w:rPr>
          <w:rFonts w:ascii="Cambria" w:hAnsi="Cambria"/>
        </w:rPr>
        <w:t>Where possible</w:t>
      </w:r>
      <w:r w:rsidR="00590B89" w:rsidRPr="00BB241F">
        <w:rPr>
          <w:rFonts w:ascii="Cambria" w:hAnsi="Cambria"/>
        </w:rPr>
        <w:t>,</w:t>
      </w:r>
      <w:r w:rsidRPr="00BB241F">
        <w:rPr>
          <w:rFonts w:ascii="Cambria" w:hAnsi="Cambria"/>
        </w:rPr>
        <w:t xml:space="preserve"> we selected multiple geographically dispersed individuals from each candidate lineage for genomic analysis via </w:t>
      </w:r>
      <w:r w:rsidR="004570C9" w:rsidRPr="00BB241F">
        <w:rPr>
          <w:rFonts w:ascii="Cambria" w:hAnsi="Cambria"/>
        </w:rPr>
        <w:t>exon-</w:t>
      </w:r>
      <w:r w:rsidRPr="00BB241F">
        <w:rPr>
          <w:rFonts w:ascii="Cambria" w:hAnsi="Cambria"/>
        </w:rPr>
        <w:t xml:space="preserve">capture. The final </w:t>
      </w:r>
      <w:r w:rsidR="004570C9" w:rsidRPr="00BB241F">
        <w:rPr>
          <w:rFonts w:ascii="Cambria" w:hAnsi="Cambria"/>
        </w:rPr>
        <w:t>exon-</w:t>
      </w:r>
      <w:r w:rsidRPr="00BB241F">
        <w:rPr>
          <w:rFonts w:ascii="Cambria" w:hAnsi="Cambria"/>
        </w:rPr>
        <w:t xml:space="preserve">capture dataset included </w:t>
      </w:r>
      <w:r w:rsidR="00E501B1" w:rsidRPr="00BB241F">
        <w:rPr>
          <w:rFonts w:ascii="Cambria" w:hAnsi="Cambria"/>
        </w:rPr>
        <w:t>51</w:t>
      </w:r>
      <w:r w:rsidRPr="00BB241F">
        <w:rPr>
          <w:rFonts w:ascii="Cambria" w:hAnsi="Cambria"/>
        </w:rPr>
        <w:t xml:space="preserve"> samples from outside Australia. </w:t>
      </w:r>
      <w:r w:rsidR="003A1B6C" w:rsidRPr="00BB241F">
        <w:rPr>
          <w:rFonts w:ascii="Cambria" w:hAnsi="Cambria"/>
        </w:rPr>
        <w:t xml:space="preserve">These </w:t>
      </w:r>
      <w:r w:rsidRPr="00BB241F">
        <w:rPr>
          <w:rFonts w:ascii="Cambria" w:hAnsi="Cambria"/>
        </w:rPr>
        <w:t xml:space="preserve">data </w:t>
      </w:r>
      <w:r w:rsidR="003A1B6C" w:rsidRPr="00BB241F">
        <w:rPr>
          <w:rFonts w:ascii="Cambria" w:hAnsi="Cambria"/>
        </w:rPr>
        <w:t xml:space="preserve">were </w:t>
      </w:r>
      <w:r w:rsidRPr="00BB241F">
        <w:rPr>
          <w:rFonts w:ascii="Cambria" w:hAnsi="Cambria"/>
        </w:rPr>
        <w:t xml:space="preserve">integrated with exon-capture </w:t>
      </w:r>
      <w:r w:rsidR="00590B89" w:rsidRPr="00BB241F">
        <w:rPr>
          <w:rFonts w:ascii="Cambria" w:hAnsi="Cambria"/>
        </w:rPr>
        <w:t xml:space="preserve">data </w:t>
      </w:r>
      <w:r w:rsidRPr="00BB241F">
        <w:rPr>
          <w:rFonts w:ascii="Cambria" w:hAnsi="Cambria"/>
        </w:rPr>
        <w:t xml:space="preserve">for Australian </w:t>
      </w:r>
      <w:r w:rsidRPr="00BB241F">
        <w:rPr>
          <w:rFonts w:ascii="Cambria" w:hAnsi="Cambria"/>
          <w:i/>
          <w:iCs/>
        </w:rPr>
        <w:t>Gehyra</w:t>
      </w:r>
      <w:r w:rsidRPr="00BB241F">
        <w:rPr>
          <w:rFonts w:ascii="Cambria" w:hAnsi="Cambria"/>
        </w:rPr>
        <w:t xml:space="preserve"> that ha</w:t>
      </w:r>
      <w:r w:rsidR="00D85578" w:rsidRPr="00BB241F">
        <w:rPr>
          <w:rFonts w:ascii="Cambria" w:hAnsi="Cambria"/>
        </w:rPr>
        <w:t>ve</w:t>
      </w:r>
      <w:r w:rsidRPr="00BB241F">
        <w:rPr>
          <w:rFonts w:ascii="Cambria" w:hAnsi="Cambria"/>
        </w:rPr>
        <w:t xml:space="preserve"> already been published</w:t>
      </w:r>
      <w:r w:rsidR="00170CA3" w:rsidRPr="00BB241F">
        <w:rPr>
          <w:rFonts w:ascii="Cambria" w:hAnsi="Cambria"/>
        </w:rPr>
        <w:t xml:space="preserve"> (</w:t>
      </w:r>
      <w:r w:rsidR="001C4818" w:rsidRPr="00BB241F">
        <w:rPr>
          <w:rFonts w:ascii="Cambria" w:hAnsi="Cambria"/>
        </w:rPr>
        <w:t>65</w:t>
      </w:r>
      <w:r w:rsidR="00170CA3" w:rsidRPr="00BB241F">
        <w:rPr>
          <w:rFonts w:ascii="Cambria" w:hAnsi="Cambria"/>
        </w:rPr>
        <w:t xml:space="preserve"> samples)</w:t>
      </w:r>
      <w:r w:rsidRPr="00BB241F">
        <w:rPr>
          <w:rFonts w:ascii="Cambria" w:hAnsi="Cambria"/>
        </w:rPr>
        <w:t xml:space="preserve"> </w:t>
      </w:r>
      <w:r w:rsidR="00D85578" w:rsidRPr="00BB241F">
        <w:rPr>
          <w:rFonts w:ascii="Cambria" w:hAnsi="Cambria"/>
        </w:rPr>
        <w:fldChar w:fldCharType="begin">
          <w:fldData xml:space="preserve">PEVuZE5vdGU+PENpdGU+PEF1dGhvcj5MYXU8L0F1dGhvcj48WWVhcj4yMDI0PC9ZZWFyPjxSZWNO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</w:fldData>
        </w:fldChar>
      </w:r>
      <w:r w:rsidR="00DF7BC7" w:rsidRPr="00BB241F">
        <w:rPr>
          <w:rFonts w:ascii="Cambria" w:hAnsi="Cambria"/>
        </w:rPr>
        <w:instrText xml:space="preserve"> ADDIN EN.CITE </w:instrText>
      </w:r>
      <w:r w:rsidR="00DF7BC7" w:rsidRPr="00BB241F">
        <w:rPr>
          <w:rFonts w:ascii="Cambria" w:hAnsi="Cambria"/>
        </w:rPr>
        <w:fldChar w:fldCharType="begin">
          <w:fldData xml:space="preserve">PEVuZE5vdGU+PENpdGU+PEF1dGhvcj5MYXU8L0F1dGhvcj48WWVhcj4yMDI0PC9ZZWFyPjxSZWNO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</w:fldData>
        </w:fldChar>
      </w:r>
      <w:r w:rsidR="00DF7BC7" w:rsidRPr="00BB241F">
        <w:rPr>
          <w:rFonts w:ascii="Cambria" w:hAnsi="Cambria"/>
        </w:rPr>
        <w:instrText xml:space="preserve"> ADDIN EN.CITE.DATA </w:instrText>
      </w:r>
      <w:r w:rsidR="00DF7BC7" w:rsidRPr="00BB241F">
        <w:rPr>
          <w:rFonts w:ascii="Cambria" w:hAnsi="Cambria"/>
        </w:rPr>
      </w:r>
      <w:r w:rsidR="00DF7BC7" w:rsidRPr="00BB241F">
        <w:rPr>
          <w:rFonts w:ascii="Cambria" w:hAnsi="Cambria"/>
        </w:rPr>
        <w:fldChar w:fldCharType="end"/>
      </w:r>
      <w:r w:rsidR="00D85578" w:rsidRPr="00BB241F">
        <w:rPr>
          <w:rFonts w:ascii="Cambria" w:hAnsi="Cambria"/>
        </w:rPr>
      </w:r>
      <w:r w:rsidR="00D85578" w:rsidRPr="00BB241F">
        <w:rPr>
          <w:rFonts w:ascii="Cambria" w:hAnsi="Cambria"/>
        </w:rPr>
        <w:fldChar w:fldCharType="separate"/>
      </w:r>
      <w:r w:rsidR="00DF7BC7" w:rsidRPr="00BB241F">
        <w:rPr>
          <w:rFonts w:ascii="Cambria" w:hAnsi="Cambria"/>
          <w:noProof/>
        </w:rPr>
        <w:t>(Ashman et al., 2018; Lau et al., 2024; Moritz et al., 2018; Oliver et al., 2019)</w:t>
      </w:r>
      <w:r w:rsidR="00D85578" w:rsidRPr="00BB241F">
        <w:rPr>
          <w:rFonts w:ascii="Cambria" w:hAnsi="Cambria"/>
        </w:rPr>
        <w:fldChar w:fldCharType="end"/>
      </w:r>
      <w:r w:rsidR="00E228F9" w:rsidRPr="00BB241F">
        <w:rPr>
          <w:rFonts w:ascii="Cambria" w:hAnsi="Cambria"/>
        </w:rPr>
        <w:t xml:space="preserve"> (Appendix S2)</w:t>
      </w:r>
      <w:r w:rsidRPr="00BB241F">
        <w:rPr>
          <w:rFonts w:ascii="Cambria" w:hAnsi="Cambria"/>
        </w:rPr>
        <w:t xml:space="preserve">. </w:t>
      </w:r>
      <w:r w:rsidR="00C05B79" w:rsidRPr="00BB241F">
        <w:rPr>
          <w:rFonts w:ascii="Cambria" w:hAnsi="Cambria"/>
        </w:rPr>
        <w:t>Methods for generating</w:t>
      </w:r>
      <w:r w:rsidR="00375FEC" w:rsidRPr="00BB241F">
        <w:rPr>
          <w:rFonts w:ascii="Cambria" w:hAnsi="Cambria"/>
        </w:rPr>
        <w:t xml:space="preserve"> and</w:t>
      </w:r>
      <w:r w:rsidR="00C05B79" w:rsidRPr="00BB241F">
        <w:rPr>
          <w:rFonts w:ascii="Cambria" w:hAnsi="Cambria"/>
        </w:rPr>
        <w:t xml:space="preserve"> processing</w:t>
      </w:r>
      <w:r w:rsidR="00375FEC" w:rsidRPr="00BB241F">
        <w:rPr>
          <w:rFonts w:ascii="Cambria" w:hAnsi="Cambria"/>
        </w:rPr>
        <w:t xml:space="preserve"> </w:t>
      </w:r>
      <w:r w:rsidR="004570C9" w:rsidRPr="00BB241F">
        <w:rPr>
          <w:rFonts w:ascii="Cambria" w:hAnsi="Cambria"/>
        </w:rPr>
        <w:t>exon-</w:t>
      </w:r>
      <w:r w:rsidR="00375FEC" w:rsidRPr="00BB241F">
        <w:rPr>
          <w:rFonts w:ascii="Cambria" w:hAnsi="Cambria"/>
        </w:rPr>
        <w:t>capture data,</w:t>
      </w:r>
      <w:r w:rsidR="00C05B79" w:rsidRPr="00BB241F">
        <w:rPr>
          <w:rFonts w:ascii="Cambria" w:hAnsi="Cambria"/>
        </w:rPr>
        <w:t xml:space="preserve"> and </w:t>
      </w:r>
      <w:r w:rsidR="00375FEC" w:rsidRPr="00BB241F">
        <w:rPr>
          <w:rFonts w:ascii="Cambria" w:hAnsi="Cambria"/>
        </w:rPr>
        <w:t xml:space="preserve">consequently constructing </w:t>
      </w:r>
      <w:r w:rsidR="00C05B79" w:rsidRPr="00BB241F">
        <w:rPr>
          <w:rFonts w:ascii="Cambria" w:hAnsi="Cambria"/>
        </w:rPr>
        <w:t xml:space="preserve">phylogenetic trees </w:t>
      </w:r>
      <w:r w:rsidR="00375FEC" w:rsidRPr="00BB241F">
        <w:rPr>
          <w:rFonts w:ascii="Cambria" w:hAnsi="Cambria"/>
        </w:rPr>
        <w:t xml:space="preserve">from </w:t>
      </w:r>
      <w:r w:rsidR="003C3C3B" w:rsidRPr="00BB241F">
        <w:rPr>
          <w:rFonts w:ascii="Cambria" w:hAnsi="Cambria"/>
        </w:rPr>
        <w:t xml:space="preserve">these </w:t>
      </w:r>
      <w:r w:rsidR="00C05B79" w:rsidRPr="00BB241F">
        <w:rPr>
          <w:rFonts w:ascii="Cambria" w:hAnsi="Cambria"/>
        </w:rPr>
        <w:t>data</w:t>
      </w:r>
      <w:r w:rsidR="00375FEC" w:rsidRPr="00BB241F">
        <w:rPr>
          <w:rFonts w:ascii="Cambria" w:hAnsi="Cambria"/>
        </w:rPr>
        <w:t>,</w:t>
      </w:r>
      <w:r w:rsidR="00C05B79" w:rsidRPr="00BB241F">
        <w:rPr>
          <w:rFonts w:ascii="Cambria" w:hAnsi="Cambria"/>
        </w:rPr>
        <w:t xml:space="preserve"> largely follow those outlined </w:t>
      </w:r>
      <w:r w:rsidR="00390757" w:rsidRPr="00BB241F">
        <w:rPr>
          <w:rFonts w:ascii="Cambria" w:hAnsi="Cambria"/>
        </w:rPr>
        <w:t xml:space="preserve">in the </w:t>
      </w:r>
      <w:r w:rsidR="00590B89" w:rsidRPr="00BB241F">
        <w:rPr>
          <w:rFonts w:ascii="Cambria" w:hAnsi="Cambria"/>
        </w:rPr>
        <w:t>afore</w:t>
      </w:r>
      <w:r w:rsidR="000944BE" w:rsidRPr="00BB241F">
        <w:rPr>
          <w:rFonts w:ascii="Cambria" w:hAnsi="Cambria"/>
        </w:rPr>
        <w:t>-</w:t>
      </w:r>
      <w:r w:rsidR="00590B89" w:rsidRPr="00BB241F">
        <w:rPr>
          <w:rFonts w:ascii="Cambria" w:hAnsi="Cambria"/>
        </w:rPr>
        <w:t>mentioned</w:t>
      </w:r>
      <w:r w:rsidR="00390757" w:rsidRPr="00BB241F">
        <w:rPr>
          <w:rFonts w:ascii="Cambria" w:hAnsi="Cambria"/>
        </w:rPr>
        <w:t xml:space="preserve"> papers</w:t>
      </w:r>
      <w:r w:rsidR="00C05B79" w:rsidRPr="00BB241F">
        <w:rPr>
          <w:rFonts w:ascii="Cambria" w:hAnsi="Cambria"/>
        </w:rPr>
        <w:t>.</w:t>
      </w:r>
      <w:r w:rsidR="00390757" w:rsidRPr="00BB241F">
        <w:rPr>
          <w:rFonts w:ascii="Cambria" w:hAnsi="Cambria"/>
        </w:rPr>
        <w:t xml:space="preserve"> To briefly summarise,</w:t>
      </w:r>
      <w:r w:rsidR="00C05B79" w:rsidRPr="00BB241F">
        <w:rPr>
          <w:rFonts w:ascii="Cambria" w:hAnsi="Cambria"/>
        </w:rPr>
        <w:t xml:space="preserve"> </w:t>
      </w:r>
      <w:r w:rsidR="00390757" w:rsidRPr="00BB241F">
        <w:rPr>
          <w:rFonts w:ascii="Cambria" w:hAnsi="Cambria"/>
        </w:rPr>
        <w:t>r</w:t>
      </w:r>
      <w:r w:rsidR="00C05B79" w:rsidRPr="00BB241F">
        <w:rPr>
          <w:rFonts w:ascii="Cambria" w:hAnsi="Cambria"/>
        </w:rPr>
        <w:t xml:space="preserve">aw sequencing reads were cleaned and trimmed using the pre-cleanup and </w:t>
      </w:r>
      <w:proofErr w:type="spellStart"/>
      <w:r w:rsidR="00C05B79" w:rsidRPr="00BB241F">
        <w:rPr>
          <w:rFonts w:ascii="Cambria" w:hAnsi="Cambria"/>
        </w:rPr>
        <w:t>scrubReads</w:t>
      </w:r>
      <w:proofErr w:type="spellEnd"/>
      <w:r w:rsidR="00C05B79" w:rsidRPr="00BB241F">
        <w:rPr>
          <w:rFonts w:ascii="Cambria" w:hAnsi="Cambria"/>
        </w:rPr>
        <w:t xml:space="preserve"> scripts of the SCPP pipeline</w:t>
      </w:r>
      <w:r w:rsidR="00842A3B" w:rsidRPr="00BB241F">
        <w:rPr>
          <w:rFonts w:ascii="Cambria" w:hAnsi="Cambria"/>
        </w:rPr>
        <w:t xml:space="preserve"> </w:t>
      </w:r>
      <w:r w:rsidR="00390757" w:rsidRPr="00BB241F">
        <w:rPr>
          <w:rFonts w:ascii="Cambria" w:hAnsi="Cambria"/>
        </w:rPr>
        <w:fldChar w:fldCharType="begin"/>
      </w:r>
      <w:r w:rsidR="003F66AA" w:rsidRPr="00BB241F">
        <w:rPr>
          <w:rFonts w:ascii="Cambria" w:hAnsi="Cambria"/>
        </w:rPr>
        <w:instrText xml:space="preserve"> ADDIN EN.CITE &lt;EndNote&gt;&lt;Cite&gt;&lt;Author&gt;Peñalba&lt;/Author&gt;&lt;Year&gt;2014&lt;/Year&gt;&lt;RecNum&gt;110&lt;/RecNum&gt;&lt;DisplayText&gt;(Peñalba, Smith, Tonione, Sass, Hykin, Skipwith, McGuire, Bowie &amp;amp; Moritz, 2014)&lt;/DisplayText&gt;&lt;record&gt;&lt;rec-number&gt;110&lt;/rec-number&gt;&lt;foreign-keys&gt;&lt;key app="EN" db-id="few0x52dq052frepdtrpxadctdwpwsfffwed" timestamp="1742351683"&gt;110&lt;/key&gt;&lt;/foreign-keys&gt;&lt;ref-type name="Journal Article"&gt;17&lt;/ref-type&gt;&lt;contributors&gt;&lt;authors&gt;&lt;author&gt;Peñalba, Joshua V&lt;/author&gt;&lt;author&gt;Smith, Lydia L&lt;/author&gt;&lt;author&gt;Tonione, Maria A&lt;/author&gt;&lt;author&gt;Sass, Chodon&lt;/author&gt;&lt;author&gt;Hykin, Sarah M&lt;/author&gt;&lt;author&gt;Skipwith, Phillip L&lt;/author&gt;&lt;author&gt;McGuire, Jimmy A&lt;/author&gt;&lt;author&gt;Bowie, Rauri CK&lt;/author&gt;&lt;author&gt;Moritz, Craig&lt;/author&gt;&lt;/authors&gt;&lt;/contributors&gt;&lt;titles&gt;&lt;title&gt;Sequence capture using PCR‐generated probes: A cost‐effective method of targeted high‐throughput sequencing for nonmodel organisms&lt;/title&gt;&lt;secondary-title&gt;Molecular ecology resources&lt;/secondary-title&gt;&lt;/titles&gt;&lt;periodical&gt;&lt;full-title&gt;Molecular ecology resources&lt;/full-title&gt;&lt;/periodical&gt;&lt;pages&gt;1000-1010&lt;/pages&gt;&lt;volume&gt;14&lt;/volume&gt;&lt;number&gt;5&lt;/number&gt;&lt;dates&gt;&lt;year&gt;2014&lt;/year&gt;&lt;/dates&gt;&lt;isbn&gt;1755-098X&lt;/isbn&gt;&lt;urls&gt;&lt;/urls&gt;&lt;/record&gt;&lt;/Cite&gt;&lt;/EndNote&gt;</w:instrText>
      </w:r>
      <w:r w:rsidR="00390757" w:rsidRPr="00BB241F">
        <w:rPr>
          <w:rFonts w:ascii="Cambria" w:hAnsi="Cambria"/>
        </w:rPr>
        <w:fldChar w:fldCharType="separate"/>
      </w:r>
      <w:r w:rsidR="003F66AA" w:rsidRPr="00BB241F">
        <w:rPr>
          <w:rFonts w:ascii="Cambria" w:hAnsi="Cambria"/>
          <w:noProof/>
        </w:rPr>
        <w:t xml:space="preserve">(Peñalba, Smith, Tonione, </w:t>
      </w:r>
      <w:r w:rsidR="003F66AA" w:rsidRPr="00BB241F">
        <w:rPr>
          <w:rFonts w:ascii="Cambria" w:hAnsi="Cambria"/>
          <w:noProof/>
        </w:rPr>
        <w:lastRenderedPageBreak/>
        <w:t>Sass, Hykin, Skipwith, McGuire, Bowie &amp; Moritz, 2014)</w:t>
      </w:r>
      <w:r w:rsidR="00390757" w:rsidRPr="00BB241F">
        <w:rPr>
          <w:rFonts w:ascii="Cambria" w:hAnsi="Cambria"/>
        </w:rPr>
        <w:fldChar w:fldCharType="end"/>
      </w:r>
      <w:r w:rsidR="00C05B79" w:rsidRPr="00BB241F">
        <w:rPr>
          <w:rFonts w:ascii="Cambria" w:hAnsi="Cambria"/>
        </w:rPr>
        <w:t xml:space="preserve">. Cleaned reads were assembled into contigs using a pipeline described </w:t>
      </w:r>
      <w:r w:rsidR="000944BE" w:rsidRPr="00BB241F">
        <w:rPr>
          <w:rFonts w:ascii="Cambria" w:hAnsi="Cambria"/>
        </w:rPr>
        <w:t>elsewhere</w:t>
      </w:r>
      <w:r w:rsidR="00590B89" w:rsidRPr="00BB241F">
        <w:rPr>
          <w:rFonts w:ascii="Cambria" w:hAnsi="Cambria"/>
        </w:rPr>
        <w:t xml:space="preserve"> </w:t>
      </w:r>
      <w:r w:rsidR="00390757" w:rsidRPr="00BB241F">
        <w:rPr>
          <w:rFonts w:ascii="Cambria" w:hAnsi="Cambria"/>
        </w:rPr>
        <w:fldChar w:fldCharType="begin"/>
      </w:r>
      <w:r w:rsidR="003F66AA" w:rsidRPr="00BB241F">
        <w:rPr>
          <w:rFonts w:ascii="Cambria" w:hAnsi="Cambria"/>
        </w:rPr>
        <w:instrText xml:space="preserve"> ADDIN EN.CITE &lt;EndNote&gt;&lt;Cite&gt;&lt;Author&gt;Bragg&lt;/Author&gt;&lt;Year&gt;2016&lt;/Year&gt;&lt;RecNum&gt;109&lt;/RecNum&gt;&lt;DisplayText&gt;(Bragg, Potter, Bi &amp;amp; Moritz, 2016)&lt;/DisplayText&gt;&lt;record&gt;&lt;rec-number&gt;109&lt;/rec-number&gt;&lt;foreign-keys&gt;&lt;key app="EN" db-id="few0x52dq052frepdtrpxadctdwpwsfffwed" timestamp="1742351682"&gt;109&lt;/key&gt;&lt;/foreign-keys&gt;&lt;ref-type name="Journal Article"&gt;17&lt;/ref-type&gt;&lt;contributors&gt;&lt;authors&gt;&lt;author&gt;Bragg, Jason G&lt;/author&gt;&lt;author&gt;Potter, Sally&lt;/author&gt;&lt;author&gt;Bi, Ke&lt;/author&gt;&lt;author&gt;Moritz, Craig&lt;/author&gt;&lt;/authors&gt;&lt;/contributors&gt;&lt;titles&gt;&lt;title&gt;Exon capture phylogenomics: efficacy across scales of divergence&lt;/title&gt;&lt;secondary-title&gt;Molecular ecology resources&lt;/secondary-title&gt;&lt;/titles&gt;&lt;periodical&gt;&lt;full-title&gt;Molecular ecology resources&lt;/full-title&gt;&lt;/periodical&gt;&lt;pages&gt;1059-1068&lt;/pages&gt;&lt;volume&gt;16&lt;/volume&gt;&lt;number&gt;5&lt;/number&gt;&lt;dates&gt;&lt;year&gt;2016&lt;/year&gt;&lt;/dates&gt;&lt;isbn&gt;1755-098X&lt;/isbn&gt;&lt;urls&gt;&lt;/urls&gt;&lt;/record&gt;&lt;/Cite&gt;&lt;/EndNote&gt;</w:instrText>
      </w:r>
      <w:r w:rsidR="00390757" w:rsidRPr="00BB241F">
        <w:rPr>
          <w:rFonts w:ascii="Cambria" w:hAnsi="Cambria"/>
        </w:rPr>
        <w:fldChar w:fldCharType="separate"/>
      </w:r>
      <w:r w:rsidR="003F66AA" w:rsidRPr="00BB241F">
        <w:rPr>
          <w:rFonts w:ascii="Cambria" w:hAnsi="Cambria"/>
          <w:noProof/>
        </w:rPr>
        <w:t>(Bragg, Potter, Bi &amp; Moritz, 2016)</w:t>
      </w:r>
      <w:r w:rsidR="00390757" w:rsidRPr="00BB241F">
        <w:rPr>
          <w:rFonts w:ascii="Cambria" w:hAnsi="Cambria"/>
        </w:rPr>
        <w:fldChar w:fldCharType="end"/>
      </w:r>
      <w:r w:rsidR="00C05B79" w:rsidRPr="00BB241F">
        <w:rPr>
          <w:rFonts w:ascii="Cambria" w:hAnsi="Cambria"/>
        </w:rPr>
        <w:t xml:space="preserve">, </w:t>
      </w:r>
      <w:r w:rsidR="00590B89" w:rsidRPr="00BB241F">
        <w:rPr>
          <w:rFonts w:ascii="Cambria" w:hAnsi="Cambria"/>
        </w:rPr>
        <w:t xml:space="preserve">filtered </w:t>
      </w:r>
      <w:r w:rsidR="00C05B79" w:rsidRPr="00BB241F">
        <w:rPr>
          <w:rFonts w:ascii="Cambria" w:hAnsi="Cambria"/>
        </w:rPr>
        <w:t xml:space="preserve">to base quality &gt;20 and sequence coverage &gt;20, </w:t>
      </w:r>
      <w:r w:rsidR="00390757" w:rsidRPr="00BB241F">
        <w:rPr>
          <w:rFonts w:ascii="Cambria" w:hAnsi="Cambria"/>
        </w:rPr>
        <w:t xml:space="preserve">and then </w:t>
      </w:r>
      <w:r w:rsidR="00C05B79" w:rsidRPr="00BB241F">
        <w:rPr>
          <w:rFonts w:ascii="Cambria" w:hAnsi="Cambria"/>
        </w:rPr>
        <w:t xml:space="preserve">individually assembled, phased, aligned, and concatenated as described </w:t>
      </w:r>
      <w:r w:rsidR="00390757" w:rsidRPr="00BB241F">
        <w:rPr>
          <w:rFonts w:ascii="Cambria" w:hAnsi="Cambria"/>
        </w:rPr>
        <w:t xml:space="preserve">in Moritz et al. (2018). </w:t>
      </w:r>
      <w:r w:rsidR="00C05B79" w:rsidRPr="00BB241F">
        <w:rPr>
          <w:rFonts w:ascii="Cambria" w:hAnsi="Cambria"/>
        </w:rPr>
        <w:t xml:space="preserve"> </w:t>
      </w:r>
    </w:p>
    <w:p w14:paraId="2D5F94D8" w14:textId="77777777" w:rsidR="00C05B79" w:rsidRPr="00BB241F" w:rsidRDefault="00C05B79" w:rsidP="00B10B84">
      <w:pPr>
        <w:spacing w:line="360" w:lineRule="auto"/>
        <w:rPr>
          <w:rFonts w:ascii="Cambria" w:hAnsi="Cambria"/>
        </w:rPr>
      </w:pPr>
    </w:p>
    <w:p w14:paraId="50C9C188" w14:textId="04579C13" w:rsidR="00C05B79" w:rsidRPr="00BB241F" w:rsidRDefault="003C3C3B" w:rsidP="00B10B84">
      <w:pPr>
        <w:spacing w:line="360" w:lineRule="auto"/>
        <w:rPr>
          <w:rFonts w:ascii="Cambria" w:hAnsi="Cambria"/>
          <w:bCs/>
          <w:i/>
          <w:iCs/>
        </w:rPr>
      </w:pPr>
      <w:r w:rsidRPr="00BB241F">
        <w:rPr>
          <w:rFonts w:ascii="Cambria" w:hAnsi="Cambria"/>
          <w:bCs/>
          <w:i/>
          <w:iCs/>
        </w:rPr>
        <w:t>Species-</w:t>
      </w:r>
      <w:r w:rsidR="00C05B79" w:rsidRPr="00BB241F">
        <w:rPr>
          <w:rFonts w:ascii="Cambria" w:hAnsi="Cambria"/>
          <w:bCs/>
          <w:i/>
          <w:iCs/>
        </w:rPr>
        <w:t>tree estimation</w:t>
      </w:r>
    </w:p>
    <w:p w14:paraId="4DC74BF4" w14:textId="77777777" w:rsidR="00390757" w:rsidRPr="00BB241F" w:rsidRDefault="00390757" w:rsidP="00B10B84">
      <w:pPr>
        <w:spacing w:line="360" w:lineRule="auto"/>
        <w:rPr>
          <w:rFonts w:ascii="Cambria" w:eastAsia="Cambria" w:hAnsi="Cambria" w:cs="Cambria"/>
        </w:rPr>
      </w:pPr>
    </w:p>
    <w:p w14:paraId="5AF087DC" w14:textId="758BCB3B" w:rsidR="00DE711E" w:rsidRPr="00BB241F" w:rsidRDefault="003C3C3B" w:rsidP="00B10B84">
      <w:pPr>
        <w:spacing w:line="360" w:lineRule="auto"/>
        <w:rPr>
          <w:rFonts w:ascii="Cambria" w:eastAsia="Cambria" w:hAnsi="Cambria" w:cs="Cambria"/>
        </w:rPr>
      </w:pPr>
      <w:r w:rsidRPr="00BB241F">
        <w:rPr>
          <w:rFonts w:ascii="Cambria" w:eastAsia="Cambria" w:hAnsi="Cambria" w:cs="Cambria"/>
        </w:rPr>
        <w:t xml:space="preserve">When </w:t>
      </w:r>
      <w:r w:rsidR="00DE711E" w:rsidRPr="00BB241F">
        <w:rPr>
          <w:rFonts w:ascii="Cambria" w:eastAsia="Cambria" w:hAnsi="Cambria" w:cs="Cambria"/>
        </w:rPr>
        <w:t>possible, two representative individuals with the highest average read coverage were selected for each species/</w:t>
      </w:r>
      <w:r w:rsidR="002A66BE" w:rsidRPr="00BB241F">
        <w:rPr>
          <w:rFonts w:ascii="Cambria" w:eastAsia="Cambria" w:hAnsi="Cambria" w:cs="Cambria"/>
        </w:rPr>
        <w:t>operation taxonomic unit (</w:t>
      </w:r>
      <w:r w:rsidR="00DE711E" w:rsidRPr="00BB241F">
        <w:rPr>
          <w:rFonts w:ascii="Cambria" w:eastAsia="Cambria" w:hAnsi="Cambria" w:cs="Cambria"/>
        </w:rPr>
        <w:t>OTU</w:t>
      </w:r>
      <w:r w:rsidR="002A66BE" w:rsidRPr="00BB241F">
        <w:rPr>
          <w:rFonts w:ascii="Cambria" w:eastAsia="Cambria" w:hAnsi="Cambria" w:cs="Cambria"/>
        </w:rPr>
        <w:t>)</w:t>
      </w:r>
      <w:r w:rsidR="00590B89" w:rsidRPr="00BB241F">
        <w:rPr>
          <w:rFonts w:ascii="Cambria" w:eastAsia="Cambria" w:hAnsi="Cambria" w:cs="Cambria"/>
        </w:rPr>
        <w:t>,</w:t>
      </w:r>
      <w:r w:rsidR="00DE711E" w:rsidRPr="00BB241F">
        <w:rPr>
          <w:rFonts w:ascii="Cambria" w:eastAsia="Cambria" w:hAnsi="Cambria" w:cs="Cambria"/>
        </w:rPr>
        <w:t xml:space="preserve"> and h0 haplotypes were produced for use in multi-species coalescent analyses via the </w:t>
      </w:r>
      <w:proofErr w:type="spellStart"/>
      <w:r w:rsidR="00DE711E" w:rsidRPr="00BB241F">
        <w:rPr>
          <w:rFonts w:ascii="Cambria" w:eastAsia="Cambria" w:hAnsi="Cambria" w:cs="Cambria"/>
        </w:rPr>
        <w:t>EAPhy</w:t>
      </w:r>
      <w:proofErr w:type="spellEnd"/>
      <w:r w:rsidR="00DE711E" w:rsidRPr="00BB241F">
        <w:rPr>
          <w:rFonts w:ascii="Cambria" w:eastAsia="Cambria" w:hAnsi="Cambria" w:cs="Cambria"/>
        </w:rPr>
        <w:t xml:space="preserve"> pipeline v1.2 </w:t>
      </w:r>
      <w:r w:rsidR="00DE711E" w:rsidRPr="00BB241F">
        <w:rPr>
          <w:rFonts w:ascii="Cambria" w:eastAsia="Cambria" w:hAnsi="Cambria" w:cs="Cambria"/>
        </w:rPr>
        <w:fldChar w:fldCharType="begin"/>
      </w:r>
      <w:r w:rsidR="00DF7BC7" w:rsidRPr="00BB241F">
        <w:rPr>
          <w:rFonts w:ascii="Cambria" w:eastAsia="Cambria" w:hAnsi="Cambria" w:cs="Cambria"/>
        </w:rPr>
        <w:instrText xml:space="preserve"> ADDIN EN.CITE &lt;EndNote&gt;&lt;Cite&gt;&lt;Author&gt;Blom&lt;/Author&gt;&lt;Year&gt;2015&lt;/Year&gt;&lt;RecNum&gt;472&lt;/RecNum&gt;&lt;DisplayText&gt;(Blom, 2015)&lt;/DisplayText&gt;&lt;record&gt;&lt;rec-number&gt;472&lt;/rec-number&gt;&lt;foreign-keys&gt;&lt;key app="EN" db-id="2wa95vfw9vxa03et5wvpefx7w0tdpdr95det" timestamp="1467092152"&gt;472&lt;/key&gt;&lt;/foreign-keys&gt;&lt;ref-type name="Journal Article"&gt;17&lt;/ref-type&gt;&lt;contributors&gt;&lt;authors&gt;&lt;author&gt;Blom, Mozes P K&lt;/author&gt;&lt;/authors&gt;&lt;/contributors&gt;&lt;titles&gt;&lt;title&gt;EAPhy: a flexible tool for high-throughput quality filtering of exon-alignments and data processing for phylogenetic methods&lt;/title&gt;&lt;secondary-title&gt;PLoS currents&lt;/secondary-title&gt;&lt;/titles&gt;&lt;periodical&gt;&lt;full-title&gt;PLoS currents&lt;/full-title&gt;&lt;/periodical&gt;&lt;volume&gt;7&lt;/volume&gt;&lt;dates&gt;&lt;year&gt;2015&lt;/year&gt;&lt;/dates&gt;&lt;urls&gt;&lt;/urls&gt;&lt;/record&gt;&lt;/Cite&gt;&lt;/EndNote&gt;</w:instrText>
      </w:r>
      <w:r w:rsidR="00DE711E" w:rsidRPr="00BB241F">
        <w:rPr>
          <w:rFonts w:ascii="Cambria" w:eastAsia="Cambria" w:hAnsi="Cambria" w:cs="Cambria"/>
        </w:rPr>
        <w:fldChar w:fldCharType="separate"/>
      </w:r>
      <w:r w:rsidR="00DF7BC7" w:rsidRPr="00BB241F">
        <w:rPr>
          <w:rFonts w:ascii="Cambria" w:eastAsia="Cambria" w:hAnsi="Cambria" w:cs="Cambria"/>
          <w:noProof/>
        </w:rPr>
        <w:t>(Blom, 2015)</w:t>
      </w:r>
      <w:r w:rsidR="00DE711E" w:rsidRPr="00BB241F">
        <w:rPr>
          <w:rFonts w:ascii="Cambria" w:eastAsia="Cambria" w:hAnsi="Cambria" w:cs="Cambria"/>
        </w:rPr>
        <w:fldChar w:fldCharType="end"/>
      </w:r>
      <w:r w:rsidR="00DE711E" w:rsidRPr="00BB241F">
        <w:rPr>
          <w:rFonts w:ascii="Cambria" w:eastAsia="Cambria" w:hAnsi="Cambria" w:cs="Cambria"/>
        </w:rPr>
        <w:t>. In cases where only one sample was available for a</w:t>
      </w:r>
      <w:r w:rsidR="00D820E8" w:rsidRPr="00BB241F">
        <w:rPr>
          <w:rFonts w:ascii="Cambria" w:eastAsia="Cambria" w:hAnsi="Cambria" w:cs="Cambria"/>
        </w:rPr>
        <w:t xml:space="preserve"> particular</w:t>
      </w:r>
      <w:r w:rsidR="00DE711E" w:rsidRPr="00BB241F">
        <w:rPr>
          <w:rFonts w:ascii="Cambria" w:eastAsia="Cambria" w:hAnsi="Cambria" w:cs="Cambria"/>
        </w:rPr>
        <w:t xml:space="preserve"> OTU and the sample had &gt;20x average coverage, both the h0 and h1 haplotypes from </w:t>
      </w:r>
      <w:proofErr w:type="spellStart"/>
      <w:r w:rsidR="00DE711E" w:rsidRPr="00BB241F">
        <w:rPr>
          <w:rFonts w:ascii="Cambria" w:eastAsia="Cambria" w:hAnsi="Cambria" w:cs="Cambria"/>
        </w:rPr>
        <w:t>EAPhy</w:t>
      </w:r>
      <w:proofErr w:type="spellEnd"/>
      <w:r w:rsidR="00DE711E" w:rsidRPr="00BB241F">
        <w:rPr>
          <w:rFonts w:ascii="Cambria" w:eastAsia="Cambria" w:hAnsi="Cambria" w:cs="Cambria"/>
        </w:rPr>
        <w:t xml:space="preserve"> were included for the </w:t>
      </w:r>
      <w:r w:rsidR="003F7973" w:rsidRPr="00BB241F">
        <w:rPr>
          <w:rFonts w:ascii="Cambria" w:eastAsia="Cambria" w:hAnsi="Cambria" w:cs="Cambria"/>
        </w:rPr>
        <w:t xml:space="preserve">sample to try </w:t>
      </w:r>
      <w:r w:rsidRPr="00BB241F">
        <w:rPr>
          <w:rFonts w:ascii="Cambria" w:eastAsia="Cambria" w:hAnsi="Cambria" w:cs="Cambria"/>
        </w:rPr>
        <w:t xml:space="preserve">to </w:t>
      </w:r>
      <w:r w:rsidR="003F7973" w:rsidRPr="00BB241F">
        <w:rPr>
          <w:rFonts w:ascii="Cambria" w:eastAsia="Cambria" w:hAnsi="Cambria" w:cs="Cambria"/>
        </w:rPr>
        <w:t xml:space="preserve">ensure two representatives for all taxa. Single exon alignments (1473 in total) were then produced for the representative samples using </w:t>
      </w:r>
      <w:proofErr w:type="spellStart"/>
      <w:r w:rsidR="003F7973" w:rsidRPr="00BB241F">
        <w:rPr>
          <w:rFonts w:ascii="Cambria" w:eastAsia="Cambria" w:hAnsi="Cambria" w:cs="Cambria"/>
        </w:rPr>
        <w:t>EAPhy</w:t>
      </w:r>
      <w:proofErr w:type="spellEnd"/>
      <w:r w:rsidR="003F7973" w:rsidRPr="00BB241F">
        <w:rPr>
          <w:rFonts w:ascii="Cambria" w:eastAsia="Cambria" w:hAnsi="Cambria" w:cs="Cambria"/>
        </w:rPr>
        <w:t>, after which neighbour-joining</w:t>
      </w:r>
      <w:r w:rsidR="002A66BE" w:rsidRPr="00BB241F">
        <w:rPr>
          <w:rFonts w:ascii="Cambria" w:eastAsia="Cambria" w:hAnsi="Cambria" w:cs="Cambria"/>
        </w:rPr>
        <w:t xml:space="preserve"> (NJ)</w:t>
      </w:r>
      <w:r w:rsidR="003F7973" w:rsidRPr="00BB241F">
        <w:rPr>
          <w:rFonts w:ascii="Cambria" w:eastAsia="Cambria" w:hAnsi="Cambria" w:cs="Cambria"/>
        </w:rPr>
        <w:t xml:space="preserve"> trees were created for each exon in PAUP</w:t>
      </w:r>
      <w:r w:rsidR="000B4A89" w:rsidRPr="00BB241F">
        <w:rPr>
          <w:rFonts w:ascii="Cambria" w:eastAsia="Cambria" w:hAnsi="Cambria" w:cs="Cambria"/>
        </w:rPr>
        <w:t>*</w:t>
      </w:r>
      <w:r w:rsidR="003F7973" w:rsidRPr="00BB241F">
        <w:rPr>
          <w:rFonts w:ascii="Cambria" w:eastAsia="Cambria" w:hAnsi="Cambria" w:cs="Cambria"/>
        </w:rPr>
        <w:t xml:space="preserve"> v4.0.b10 </w:t>
      </w:r>
      <w:r w:rsidR="009B75B3" w:rsidRPr="00BB241F">
        <w:rPr>
          <w:rFonts w:ascii="Cambria" w:eastAsia="Cambria" w:hAnsi="Cambria" w:cs="Cambria"/>
        </w:rPr>
        <w:fldChar w:fldCharType="begin"/>
      </w:r>
      <w:r w:rsidR="00DF7BC7" w:rsidRPr="00BB241F">
        <w:rPr>
          <w:rFonts w:ascii="Cambria" w:eastAsia="Cambria" w:hAnsi="Cambria" w:cs="Cambria"/>
        </w:rPr>
        <w:instrText xml:space="preserve"> ADDIN EN.CITE &lt;EndNote&gt;&lt;Cite&gt;&lt;Author&gt;Swofford&lt;/Author&gt;&lt;Year&gt;2002&lt;/Year&gt;&lt;RecNum&gt;648&lt;/RecNum&gt;&lt;DisplayText&gt;(Swofford, 2002)&lt;/DisplayText&gt;&lt;record&gt;&lt;rec-number&gt;648&lt;/rec-number&gt;&lt;foreign-keys&gt;&lt;key app="EN" db-id="2wa95vfw9vxa03et5wvpefx7w0tdpdr95det" timestamp="1524863629"&gt;648&lt;/key&gt;&lt;/foreign-keys&gt;&lt;ref-type name="Book"&gt;6&lt;/ref-type&gt;&lt;contributors&gt;&lt;authors&gt;&lt;author&gt;Swofford, David L&lt;/author&gt;&lt;/authors&gt;&lt;/contributors&gt;&lt;titles&gt;&lt;title&gt;PAUP*. Phylogenetic Analysis Using Parsimony (*and Other Methods). Version 4&lt;/title&gt;&lt;/titles&gt;&lt;dates&gt;&lt;year&gt;2002&lt;/year&gt;&lt;/dates&gt;&lt;pub-location&gt;Sunderland, Massachusetts&lt;/pub-location&gt;&lt;publisher&gt;Sinauer Associates&lt;/publisher&gt;&lt;urls&gt;&lt;/urls&gt;&lt;/record&gt;&lt;/Cite&gt;&lt;/EndNote&gt;</w:instrText>
      </w:r>
      <w:r w:rsidR="009B75B3" w:rsidRPr="00BB241F">
        <w:rPr>
          <w:rFonts w:ascii="Cambria" w:eastAsia="Cambria" w:hAnsi="Cambria" w:cs="Cambria"/>
        </w:rPr>
        <w:fldChar w:fldCharType="separate"/>
      </w:r>
      <w:r w:rsidR="00DF7BC7" w:rsidRPr="00BB241F">
        <w:rPr>
          <w:rFonts w:ascii="Cambria" w:eastAsia="Cambria" w:hAnsi="Cambria" w:cs="Cambria"/>
          <w:noProof/>
        </w:rPr>
        <w:t>(Swofford, 2002)</w:t>
      </w:r>
      <w:r w:rsidR="009B75B3" w:rsidRPr="00BB241F">
        <w:rPr>
          <w:rFonts w:ascii="Cambria" w:eastAsia="Cambria" w:hAnsi="Cambria" w:cs="Cambria"/>
        </w:rPr>
        <w:fldChar w:fldCharType="end"/>
      </w:r>
      <w:r w:rsidR="003F7973" w:rsidRPr="00BB241F">
        <w:rPr>
          <w:rFonts w:ascii="Cambria" w:eastAsia="Cambria" w:hAnsi="Cambria" w:cs="Cambria"/>
        </w:rPr>
        <w:t xml:space="preserve"> using the HKY substitution model</w:t>
      </w:r>
      <w:r w:rsidR="00782AE2" w:rsidRPr="00BB241F">
        <w:rPr>
          <w:rFonts w:ascii="Cambria" w:eastAsia="Cambria" w:hAnsi="Cambria" w:cs="Cambria"/>
        </w:rPr>
        <w:t>.</w:t>
      </w:r>
      <w:r w:rsidR="003F7973" w:rsidRPr="00BB241F">
        <w:rPr>
          <w:rFonts w:ascii="Cambria" w:eastAsia="Cambria" w:hAnsi="Cambria" w:cs="Cambria"/>
        </w:rPr>
        <w:t xml:space="preserve"> </w:t>
      </w:r>
      <w:r w:rsidR="00782AE2" w:rsidRPr="00BB241F">
        <w:rPr>
          <w:rFonts w:ascii="Cambria" w:eastAsia="Cambria" w:hAnsi="Cambria" w:cs="Cambria"/>
        </w:rPr>
        <w:t>From these NJ trees</w:t>
      </w:r>
      <w:r w:rsidR="002A66BE" w:rsidRPr="00BB241F">
        <w:rPr>
          <w:rFonts w:ascii="Cambria" w:eastAsia="Cambria" w:hAnsi="Cambria" w:cs="Cambria"/>
        </w:rPr>
        <w:t>,</w:t>
      </w:r>
      <w:r w:rsidR="00782AE2" w:rsidRPr="00BB241F">
        <w:rPr>
          <w:rFonts w:ascii="Cambria" w:eastAsia="Cambria" w:hAnsi="Cambria" w:cs="Cambria"/>
        </w:rPr>
        <w:t xml:space="preserve"> we</w:t>
      </w:r>
      <w:r w:rsidR="003F7973" w:rsidRPr="00BB241F">
        <w:rPr>
          <w:rFonts w:ascii="Cambria" w:eastAsia="Cambria" w:hAnsi="Cambria" w:cs="Cambria"/>
        </w:rPr>
        <w:t xml:space="preserve"> randomly selected 10</w:t>
      </w:r>
      <w:r w:rsidR="008A78EB" w:rsidRPr="00BB241F">
        <w:rPr>
          <w:rFonts w:ascii="Cambria" w:eastAsia="Cambria" w:hAnsi="Cambria" w:cs="Cambria"/>
        </w:rPr>
        <w:t>0</w:t>
      </w:r>
      <w:r w:rsidR="003F7973" w:rsidRPr="00BB241F">
        <w:rPr>
          <w:rFonts w:ascii="Cambria" w:eastAsia="Cambria" w:hAnsi="Cambria" w:cs="Cambria"/>
        </w:rPr>
        <w:t xml:space="preserve"> loci that satisfied criteria appropriate for a </w:t>
      </w:r>
      <w:r w:rsidR="001C4818" w:rsidRPr="00BB241F">
        <w:rPr>
          <w:rFonts w:ascii="Cambria" w:eastAsia="Cambria" w:hAnsi="Cambria" w:cs="Cambria"/>
        </w:rPr>
        <w:t>Star</w:t>
      </w:r>
      <w:r w:rsidR="003F7973" w:rsidRPr="00BB241F">
        <w:rPr>
          <w:rFonts w:ascii="Cambria" w:eastAsia="Cambria" w:hAnsi="Cambria" w:cs="Cambria"/>
        </w:rPr>
        <w:t xml:space="preserve">BEAST2 analysis (200–500 bp, sequences </w:t>
      </w:r>
      <w:r w:rsidR="00464D9F" w:rsidRPr="00BB241F">
        <w:rPr>
          <w:rFonts w:ascii="Cambria" w:eastAsia="Cambria" w:hAnsi="Cambria" w:cs="Cambria"/>
        </w:rPr>
        <w:t xml:space="preserve">with </w:t>
      </w:r>
      <w:r w:rsidR="003F7973" w:rsidRPr="00BB241F">
        <w:rPr>
          <w:rFonts w:ascii="Cambria" w:eastAsia="Cambria" w:hAnsi="Cambria" w:cs="Cambria"/>
        </w:rPr>
        <w:t xml:space="preserve">at least 90% complete alignments and at least 95% taxa, no paralogs). These loci were then concatenated, and </w:t>
      </w:r>
      <w:r w:rsidR="00641ACD" w:rsidRPr="00BB241F">
        <w:rPr>
          <w:rFonts w:ascii="Cambria" w:eastAsia="Cambria" w:hAnsi="Cambria" w:cs="Cambria"/>
        </w:rPr>
        <w:t>initial</w:t>
      </w:r>
      <w:r w:rsidR="003F7973" w:rsidRPr="00BB241F">
        <w:rPr>
          <w:rFonts w:ascii="Cambria" w:eastAsia="Cambria" w:hAnsi="Cambria" w:cs="Cambria"/>
        </w:rPr>
        <w:t xml:space="preserve"> tree</w:t>
      </w:r>
      <w:r w:rsidR="00BA7BCA" w:rsidRPr="00BB241F">
        <w:rPr>
          <w:rFonts w:ascii="Cambria" w:eastAsia="Cambria" w:hAnsi="Cambria" w:cs="Cambria"/>
        </w:rPr>
        <w:t>s</w:t>
      </w:r>
      <w:r w:rsidR="003F7973" w:rsidRPr="00BB241F">
        <w:rPr>
          <w:rFonts w:ascii="Cambria" w:eastAsia="Cambria" w:hAnsi="Cambria" w:cs="Cambria"/>
        </w:rPr>
        <w:t xml:space="preserve"> w</w:t>
      </w:r>
      <w:r w:rsidR="00BA7BCA" w:rsidRPr="00BB241F">
        <w:rPr>
          <w:rFonts w:ascii="Cambria" w:eastAsia="Cambria" w:hAnsi="Cambria" w:cs="Cambria"/>
        </w:rPr>
        <w:t>ere</w:t>
      </w:r>
      <w:r w:rsidR="003F7973" w:rsidRPr="00BB241F">
        <w:rPr>
          <w:rFonts w:ascii="Cambria" w:eastAsia="Cambria" w:hAnsi="Cambria" w:cs="Cambria"/>
        </w:rPr>
        <w:t xml:space="preserve"> created using </w:t>
      </w:r>
      <w:r w:rsidR="00BA7BCA" w:rsidRPr="00BB241F">
        <w:rPr>
          <w:rFonts w:ascii="Cambria" w:eastAsia="Cambria" w:hAnsi="Cambria" w:cs="Cambria"/>
        </w:rPr>
        <w:t xml:space="preserve">maximum likelihood as implemented in </w:t>
      </w:r>
      <w:proofErr w:type="spellStart"/>
      <w:r w:rsidR="003F7973" w:rsidRPr="00BB241F">
        <w:rPr>
          <w:rFonts w:ascii="Cambria" w:eastAsia="Cambria" w:hAnsi="Cambria" w:cs="Cambria"/>
        </w:rPr>
        <w:t>RAxML</w:t>
      </w:r>
      <w:proofErr w:type="spellEnd"/>
      <w:r w:rsidR="00272FC1" w:rsidRPr="00BB241F">
        <w:rPr>
          <w:rFonts w:ascii="Cambria" w:eastAsia="Cambria" w:hAnsi="Cambria" w:cs="Cambria"/>
        </w:rPr>
        <w:t xml:space="preserve"> </w:t>
      </w:r>
      <w:r w:rsidR="00641ACD" w:rsidRPr="00BB241F">
        <w:rPr>
          <w:rFonts w:ascii="Cambria" w:eastAsia="Cambria" w:hAnsi="Cambria" w:cs="Cambria"/>
        </w:rPr>
        <w:fldChar w:fldCharType="begin"/>
      </w:r>
      <w:r w:rsidR="00DF7BC7" w:rsidRPr="00BB241F">
        <w:rPr>
          <w:rFonts w:ascii="Cambria" w:eastAsia="Cambria" w:hAnsi="Cambria" w:cs="Cambria"/>
        </w:rPr>
        <w:instrText xml:space="preserve"> ADDIN EN.CITE &lt;EndNote&gt;&lt;Cite&gt;&lt;Author&gt;Stamatakis&lt;/Author&gt;&lt;Year&gt;2014&lt;/Year&gt;&lt;RecNum&gt;112&lt;/RecNum&gt;&lt;DisplayText&gt;(Stamatakis, 2014)&lt;/DisplayText&gt;&lt;record&gt;&lt;rec-number&gt;112&lt;/rec-number&gt;&lt;foreign-keys&gt;&lt;key app="EN" db-id="few0x52dq052frepdtrpxadctdwpwsfffwed" timestamp="1742352183"&gt;112&lt;/key&gt;&lt;/foreign-keys&gt;&lt;ref-type name="Journal Article"&gt;17&lt;/ref-type&gt;&lt;contributors&gt;&lt;authors&gt;&lt;author&gt;Stamatakis, Alexandros&lt;/author&gt;&lt;/authors&gt;&lt;/contributors&gt;&lt;titles&gt;&lt;title&gt;RAxML version 8: a tool for phylogenetic analysis and post-analysis of large phylogenies&lt;/title&gt;&lt;secondary-title&gt;Bioinformatics&lt;/secondary-title&gt;&lt;/titles&gt;&lt;periodical&gt;&lt;full-title&gt;Bioinformatics&lt;/full-title&gt;&lt;/periodical&gt;&lt;pages&gt;1312-1313&lt;/pages&gt;&lt;volume&gt;30&lt;/volume&gt;&lt;number&gt;9&lt;/number&gt;&lt;dates&gt;&lt;year&gt;2014&lt;/year&gt;&lt;/dates&gt;&lt;isbn&gt;1367-4811&lt;/isbn&gt;&lt;urls&gt;&lt;/urls&gt;&lt;/record&gt;&lt;/Cite&gt;&lt;/EndNote&gt;</w:instrText>
      </w:r>
      <w:r w:rsidR="00641ACD" w:rsidRPr="00BB241F">
        <w:rPr>
          <w:rFonts w:ascii="Cambria" w:eastAsia="Cambria" w:hAnsi="Cambria" w:cs="Cambria"/>
        </w:rPr>
        <w:fldChar w:fldCharType="separate"/>
      </w:r>
      <w:r w:rsidR="00DF7BC7" w:rsidRPr="00BB241F">
        <w:rPr>
          <w:rFonts w:ascii="Cambria" w:eastAsia="Cambria" w:hAnsi="Cambria" w:cs="Cambria"/>
          <w:noProof/>
        </w:rPr>
        <w:t>(Stamatakis, 2014)</w:t>
      </w:r>
      <w:r w:rsidR="00641ACD" w:rsidRPr="00BB241F">
        <w:rPr>
          <w:rFonts w:ascii="Cambria" w:eastAsia="Cambria" w:hAnsi="Cambria" w:cs="Cambria"/>
        </w:rPr>
        <w:fldChar w:fldCharType="end"/>
      </w:r>
      <w:commentRangeStart w:id="7"/>
      <w:commentRangeStart w:id="8"/>
      <w:commentRangeStart w:id="9"/>
      <w:commentRangeEnd w:id="7"/>
      <w:r w:rsidR="00BA7BCA" w:rsidRPr="00BB241F">
        <w:rPr>
          <w:rStyle w:val="CommentReference"/>
          <w:rFonts w:ascii="Cambria" w:hAnsi="Cambria"/>
        </w:rPr>
        <w:commentReference w:id="7"/>
      </w:r>
      <w:commentRangeEnd w:id="8"/>
      <w:r w:rsidR="00122DF9" w:rsidRPr="00BB241F">
        <w:rPr>
          <w:rStyle w:val="CommentReference"/>
          <w:rFonts w:ascii="Cambria" w:hAnsi="Cambria"/>
        </w:rPr>
        <w:commentReference w:id="8"/>
      </w:r>
      <w:commentRangeEnd w:id="9"/>
      <w:r w:rsidR="00122DF9" w:rsidRPr="00BB241F">
        <w:rPr>
          <w:rStyle w:val="CommentReference"/>
          <w:rFonts w:ascii="Cambria" w:hAnsi="Cambria"/>
        </w:rPr>
        <w:commentReference w:id="9"/>
      </w:r>
      <w:r w:rsidR="00BA7BCA" w:rsidRPr="00BB241F">
        <w:rPr>
          <w:rFonts w:ascii="Cambria" w:eastAsia="Cambria" w:hAnsi="Cambria" w:cs="Cambria"/>
        </w:rPr>
        <w:t>. These initial trees used the</w:t>
      </w:r>
      <w:r w:rsidR="003F7973" w:rsidRPr="00BB241F">
        <w:rPr>
          <w:rFonts w:ascii="Cambria" w:eastAsia="Cambria" w:hAnsi="Cambria" w:cs="Cambria"/>
        </w:rPr>
        <w:t xml:space="preserve"> GTR-</w:t>
      </w:r>
      <w:r w:rsidR="00641ACD" w:rsidRPr="00BB241F">
        <w:rPr>
          <w:rFonts w:ascii="Cambria" w:eastAsia="Cambria" w:hAnsi="Cambria" w:cs="Cambria"/>
        </w:rPr>
        <w:t>G</w:t>
      </w:r>
      <w:r w:rsidR="003F7973" w:rsidRPr="00BB241F">
        <w:rPr>
          <w:rFonts w:ascii="Cambria" w:eastAsia="Cambria" w:hAnsi="Cambria" w:cs="Cambria"/>
        </w:rPr>
        <w:t xml:space="preserve"> model and bootst</w:t>
      </w:r>
      <w:r w:rsidR="000944BE" w:rsidRPr="00BB241F">
        <w:rPr>
          <w:rFonts w:ascii="Cambria" w:eastAsia="Cambria" w:hAnsi="Cambria" w:cs="Cambria"/>
        </w:rPr>
        <w:t>ra</w:t>
      </w:r>
      <w:r w:rsidR="003F7973" w:rsidRPr="00BB241F">
        <w:rPr>
          <w:rFonts w:ascii="Cambria" w:eastAsia="Cambria" w:hAnsi="Cambria" w:cs="Cambria"/>
        </w:rPr>
        <w:t xml:space="preserve">pping to check </w:t>
      </w:r>
      <w:r w:rsidR="00C1049B" w:rsidRPr="00BB241F">
        <w:rPr>
          <w:rFonts w:ascii="Cambria" w:eastAsia="Cambria" w:hAnsi="Cambria" w:cs="Cambria"/>
        </w:rPr>
        <w:t>topological support</w:t>
      </w:r>
      <w:r w:rsidR="00BA7BCA" w:rsidRPr="00BB241F">
        <w:rPr>
          <w:rFonts w:ascii="Cambria" w:eastAsia="Cambria" w:hAnsi="Cambria" w:cs="Cambria"/>
        </w:rPr>
        <w:t xml:space="preserve"> and were</w:t>
      </w:r>
      <w:r w:rsidR="00D820E8" w:rsidRPr="00BB241F">
        <w:rPr>
          <w:rFonts w:ascii="Cambria" w:eastAsia="Cambria" w:hAnsi="Cambria" w:cs="Cambria"/>
        </w:rPr>
        <w:t xml:space="preserve"> not rooted</w:t>
      </w:r>
      <w:r w:rsidR="003B6913" w:rsidRPr="00BB241F">
        <w:rPr>
          <w:rFonts w:ascii="Cambria" w:eastAsia="Cambria" w:hAnsi="Cambria" w:cs="Cambria"/>
        </w:rPr>
        <w:t xml:space="preserve">. </w:t>
      </w:r>
      <w:r w:rsidR="002A462F" w:rsidRPr="00BB241F">
        <w:rPr>
          <w:rFonts w:ascii="Cambria" w:eastAsia="Cambria" w:hAnsi="Cambria" w:cs="Cambria"/>
        </w:rPr>
        <w:t xml:space="preserve">In addition, </w:t>
      </w:r>
      <w:r w:rsidR="00B76742" w:rsidRPr="00BB241F">
        <w:rPr>
          <w:rFonts w:ascii="Cambria" w:eastAsia="Cambria" w:hAnsi="Cambria" w:cs="Cambria"/>
        </w:rPr>
        <w:t xml:space="preserve">alignment of </w:t>
      </w:r>
      <w:r w:rsidR="003F7973" w:rsidRPr="00BB241F">
        <w:rPr>
          <w:rFonts w:ascii="Cambria" w:eastAsia="Cambria" w:hAnsi="Cambria" w:cs="Cambria"/>
        </w:rPr>
        <w:t xml:space="preserve">each locus was also checked by eye in </w:t>
      </w:r>
      <w:proofErr w:type="spellStart"/>
      <w:r w:rsidR="003F7973" w:rsidRPr="00BB241F">
        <w:rPr>
          <w:rFonts w:ascii="Cambria" w:eastAsia="Cambria" w:hAnsi="Cambria" w:cs="Cambria"/>
        </w:rPr>
        <w:t>Geneious</w:t>
      </w:r>
      <w:proofErr w:type="spellEnd"/>
      <w:r w:rsidR="003F7973" w:rsidRPr="00BB241F">
        <w:rPr>
          <w:rFonts w:ascii="Cambria" w:eastAsia="Cambria" w:hAnsi="Cambria" w:cs="Cambria"/>
        </w:rPr>
        <w:t xml:space="preserve"> v6.1.8 </w:t>
      </w:r>
      <w:r w:rsidR="003F7973" w:rsidRPr="00BB241F">
        <w:rPr>
          <w:rFonts w:ascii="Cambria" w:eastAsia="Cambria" w:hAnsi="Cambria" w:cs="Cambria"/>
        </w:rPr>
        <w:fldChar w:fldCharType="begin"/>
      </w:r>
      <w:r w:rsidR="003F66AA" w:rsidRPr="00BB241F">
        <w:rPr>
          <w:rFonts w:ascii="Cambria" w:eastAsia="Cambria" w:hAnsi="Cambria" w:cs="Cambria"/>
        </w:rPr>
        <w:instrText xml:space="preserve"> ADDIN EN.CITE &lt;EndNote&gt;&lt;Cite&gt;&lt;Author&gt;Kearse&lt;/Author&gt;&lt;Year&gt;2012&lt;/Year&gt;&lt;RecNum&gt;644&lt;/RecNum&gt;&lt;Prefix&gt;http://www.geneious.com`, &lt;/Prefix&gt;&lt;DisplayText&gt;(http://www.geneious.com, Kearse, Moir, Wilson, Stones-Havas, Cheung, Sturrock, Buxton, Cooper, Markowitz, Duran, Thierer, Ashton, Mentjies &amp;amp; Drummond, 2012)&lt;/DisplayText&gt;&lt;record&gt;&lt;rec-number&gt;644&lt;/rec-number&gt;&lt;foreign-keys&gt;&lt;key app="EN" db-id="2wa95vfw9vxa03et5wvpefx7w0tdpdr95det" timestamp="1511934905"&gt;644&lt;/key&gt;&lt;/foreign-keys&gt;&lt;ref-type name="Journal Article"&gt;17&lt;/ref-type&gt;&lt;contributors&gt;&lt;authors&gt;&lt;author&gt;Kearse, M&lt;/author&gt;&lt;author&gt;Moir, R&lt;/author&gt;&lt;author&gt;Wilson, A&lt;/author&gt;&lt;author&gt;Stones-Havas, S&lt;/author&gt;&lt;author&gt;Cheung, M&lt;/author&gt;&lt;author&gt;Sturrock, S&lt;/author&gt;&lt;author&gt;Buxton, S&lt;/author&gt;&lt;author&gt;Cooper, A&lt;/author&gt;&lt;author&gt;Markowitz, S&lt;/author&gt;&lt;author&gt;Duran, C&lt;/author&gt;&lt;author&gt;Thierer, T&lt;/author&gt;&lt;author&gt;Ashton, B&lt;/author&gt;&lt;author&gt;Mentjies, P&lt;/author&gt;&lt;author&gt;Drummond, A&lt;/author&gt;&lt;/authors&gt;&lt;/contributors&gt;&lt;titles&gt;&lt;title&gt;Geneious Basic: an integrated and extendable desktop software platform for the organization and analysis of sequence data&lt;/title&gt;&lt;secondary-title&gt;Bioinformatics&lt;/secondary-title&gt;&lt;/titles&gt;&lt;periodical&gt;&lt;full-title&gt;Bioinformatics&lt;/full-title&gt;&lt;/periodical&gt;&lt;pages&gt;1647-1649&lt;/pages&gt;&lt;volume&gt;28&lt;/volume&gt;&lt;number&gt;12&lt;/number&gt;&lt;dates&gt;&lt;year&gt;2012&lt;/year&gt;&lt;/dates&gt;&lt;urls&gt;&lt;/urls&gt;&lt;/record&gt;&lt;/Cite&gt;&lt;/EndNote&gt;</w:instrText>
      </w:r>
      <w:r w:rsidR="003F7973" w:rsidRPr="00BB241F">
        <w:rPr>
          <w:rFonts w:ascii="Cambria" w:eastAsia="Cambria" w:hAnsi="Cambria" w:cs="Cambria"/>
        </w:rPr>
        <w:fldChar w:fldCharType="separate"/>
      </w:r>
      <w:r w:rsidR="003F66AA" w:rsidRPr="00BB241F">
        <w:rPr>
          <w:rFonts w:ascii="Cambria" w:eastAsia="Cambria" w:hAnsi="Cambria" w:cs="Cambria"/>
          <w:noProof/>
        </w:rPr>
        <w:t>(http://www.geneious.com, Kearse, Moir, Wilson, Stones-Havas, Cheung, Sturrock, Buxton, Cooper, Markowitz, Duran, Thierer, Ashton, Mentjies &amp; Drummond, 2012)</w:t>
      </w:r>
      <w:r w:rsidR="003F7973" w:rsidRPr="00BB241F">
        <w:rPr>
          <w:rFonts w:ascii="Cambria" w:eastAsia="Cambria" w:hAnsi="Cambria" w:cs="Cambria"/>
        </w:rPr>
        <w:fldChar w:fldCharType="end"/>
      </w:r>
      <w:r w:rsidR="003F7973" w:rsidRPr="00BB241F">
        <w:rPr>
          <w:rFonts w:ascii="Cambria" w:eastAsia="Cambria" w:hAnsi="Cambria" w:cs="Cambria"/>
        </w:rPr>
        <w:t xml:space="preserve"> and cleaned</w:t>
      </w:r>
      <w:r w:rsidR="002A66BE" w:rsidRPr="00BB241F">
        <w:rPr>
          <w:rFonts w:ascii="Cambria" w:eastAsia="Cambria" w:hAnsi="Cambria" w:cs="Cambria"/>
        </w:rPr>
        <w:t>―</w:t>
      </w:r>
      <w:r w:rsidR="00D22B7A" w:rsidRPr="00BB241F">
        <w:rPr>
          <w:rFonts w:ascii="Cambria" w:eastAsia="Cambria" w:hAnsi="Cambria" w:cs="Cambria"/>
        </w:rPr>
        <w:t xml:space="preserve">among the </w:t>
      </w:r>
      <w:r w:rsidR="003F7973" w:rsidRPr="00BB241F">
        <w:rPr>
          <w:rFonts w:ascii="Cambria" w:eastAsia="Cambria" w:hAnsi="Cambria" w:cs="Cambria"/>
        </w:rPr>
        <w:t>remaining</w:t>
      </w:r>
      <w:r w:rsidR="00D22B7A" w:rsidRPr="00BB241F">
        <w:rPr>
          <w:rFonts w:ascii="Cambria" w:eastAsia="Cambria" w:hAnsi="Cambria" w:cs="Cambria"/>
        </w:rPr>
        <w:t xml:space="preserve"> loci,</w:t>
      </w:r>
      <w:r w:rsidR="003F7973" w:rsidRPr="00BB241F">
        <w:rPr>
          <w:rFonts w:ascii="Cambria" w:eastAsia="Cambria" w:hAnsi="Cambria" w:cs="Cambria"/>
        </w:rPr>
        <w:t xml:space="preserve"> gene paralogs, </w:t>
      </w:r>
      <w:r w:rsidR="00B76742" w:rsidRPr="00BB241F">
        <w:rPr>
          <w:rFonts w:ascii="Cambria" w:eastAsia="Cambria" w:hAnsi="Cambria" w:cs="Cambria"/>
        </w:rPr>
        <w:t>low-</w:t>
      </w:r>
      <w:r w:rsidR="003F7973" w:rsidRPr="00BB241F">
        <w:rPr>
          <w:rFonts w:ascii="Cambria" w:eastAsia="Cambria" w:hAnsi="Cambria" w:cs="Cambria"/>
        </w:rPr>
        <w:t>quality individuals (high rates of Ns due to low sample coverage), chimeric/contaminated individuals (haplotypes of incorrect species, often associated with chimeras)</w:t>
      </w:r>
      <w:r w:rsidR="002A66BE" w:rsidRPr="00BB241F">
        <w:rPr>
          <w:rFonts w:ascii="Cambria" w:eastAsia="Cambria" w:hAnsi="Cambria" w:cs="Cambria"/>
        </w:rPr>
        <w:t>―</w:t>
      </w:r>
      <w:r w:rsidR="003F7973" w:rsidRPr="00BB241F">
        <w:rPr>
          <w:rFonts w:ascii="Cambria" w:eastAsia="Cambria" w:hAnsi="Cambria" w:cs="Cambria"/>
        </w:rPr>
        <w:t xml:space="preserve">were removed from the data. Post-cleaning, the </w:t>
      </w:r>
      <w:r w:rsidR="00B76742" w:rsidRPr="00BB241F">
        <w:rPr>
          <w:rFonts w:ascii="Cambria" w:eastAsia="Cambria" w:hAnsi="Cambria" w:cs="Cambria"/>
        </w:rPr>
        <w:t>top-</w:t>
      </w:r>
      <w:r w:rsidR="003F7973" w:rsidRPr="00BB241F">
        <w:rPr>
          <w:rFonts w:ascii="Cambria" w:eastAsia="Cambria" w:hAnsi="Cambria" w:cs="Cambria"/>
        </w:rPr>
        <w:t>ranked 100 loci were again concatenated, an</w:t>
      </w:r>
      <w:r w:rsidR="0076761C" w:rsidRPr="00BB241F">
        <w:rPr>
          <w:rFonts w:ascii="Cambria" w:eastAsia="Cambria" w:hAnsi="Cambria" w:cs="Cambria"/>
        </w:rPr>
        <w:t>d initial</w:t>
      </w:r>
      <w:r w:rsidR="003F7973" w:rsidRPr="00BB241F">
        <w:rPr>
          <w:rFonts w:ascii="Cambria" w:eastAsia="Cambria" w:hAnsi="Cambria" w:cs="Cambria"/>
        </w:rPr>
        <w:t xml:space="preserve"> tree</w:t>
      </w:r>
      <w:r w:rsidR="0076761C" w:rsidRPr="00BB241F">
        <w:rPr>
          <w:rFonts w:ascii="Cambria" w:eastAsia="Cambria" w:hAnsi="Cambria" w:cs="Cambria"/>
        </w:rPr>
        <w:t>s</w:t>
      </w:r>
      <w:r w:rsidR="003F7973" w:rsidRPr="00BB241F">
        <w:rPr>
          <w:rFonts w:ascii="Cambria" w:eastAsia="Cambria" w:hAnsi="Cambria" w:cs="Cambria"/>
        </w:rPr>
        <w:t xml:space="preserve"> w</w:t>
      </w:r>
      <w:r w:rsidR="0076761C" w:rsidRPr="00BB241F">
        <w:rPr>
          <w:rFonts w:ascii="Cambria" w:eastAsia="Cambria" w:hAnsi="Cambria" w:cs="Cambria"/>
        </w:rPr>
        <w:t>ere</w:t>
      </w:r>
      <w:r w:rsidR="003F7973" w:rsidRPr="00BB241F">
        <w:rPr>
          <w:rFonts w:ascii="Cambria" w:eastAsia="Cambria" w:hAnsi="Cambria" w:cs="Cambria"/>
        </w:rPr>
        <w:t xml:space="preserve"> </w:t>
      </w:r>
      <w:proofErr w:type="spellStart"/>
      <w:r w:rsidR="003A2611" w:rsidRPr="00BB241F">
        <w:rPr>
          <w:rFonts w:ascii="Cambria" w:eastAsia="Cambria" w:hAnsi="Cambria" w:cs="Cambria"/>
        </w:rPr>
        <w:t>estimatd</w:t>
      </w:r>
      <w:proofErr w:type="spellEnd"/>
      <w:r w:rsidR="003F7973" w:rsidRPr="00BB241F">
        <w:rPr>
          <w:rFonts w:ascii="Cambria" w:eastAsia="Cambria" w:hAnsi="Cambria" w:cs="Cambria"/>
        </w:rPr>
        <w:t xml:space="preserve"> </w:t>
      </w:r>
      <w:r w:rsidR="0076761C" w:rsidRPr="00BB241F">
        <w:rPr>
          <w:rFonts w:ascii="Cambria" w:eastAsia="Cambria" w:hAnsi="Cambria" w:cs="Cambria"/>
        </w:rPr>
        <w:t>using both</w:t>
      </w:r>
      <w:r w:rsidR="003F7973" w:rsidRPr="00BB241F">
        <w:rPr>
          <w:rFonts w:ascii="Cambria" w:eastAsia="Cambria" w:hAnsi="Cambria" w:cs="Cambria"/>
        </w:rPr>
        <w:t xml:space="preserve"> </w:t>
      </w:r>
      <w:r w:rsidR="0076761C" w:rsidRPr="00BB241F">
        <w:rPr>
          <w:rFonts w:ascii="Cambria" w:eastAsia="Cambria" w:hAnsi="Cambria" w:cs="Cambria"/>
        </w:rPr>
        <w:t>Maximum Likelihood (</w:t>
      </w:r>
      <w:proofErr w:type="spellStart"/>
      <w:r w:rsidR="0076761C" w:rsidRPr="00BB241F">
        <w:rPr>
          <w:rFonts w:ascii="Cambria" w:eastAsia="Cambria" w:hAnsi="Cambria" w:cs="Cambria"/>
        </w:rPr>
        <w:t>RAxML</w:t>
      </w:r>
      <w:proofErr w:type="spellEnd"/>
      <w:r w:rsidR="0076761C" w:rsidRPr="00BB241F">
        <w:rPr>
          <w:rFonts w:ascii="Cambria" w:eastAsia="Cambria" w:hAnsi="Cambria" w:cs="Cambria"/>
        </w:rPr>
        <w:t xml:space="preserve">) and Bayesian approaches as implemented in BEAST2 v2.4.8 </w:t>
      </w:r>
      <w:r w:rsidR="0076761C" w:rsidRPr="00BB241F">
        <w:rPr>
          <w:rFonts w:ascii="Cambria" w:eastAsia="Cambria" w:hAnsi="Cambria" w:cs="Cambria"/>
        </w:rPr>
        <w:fldChar w:fldCharType="begin"/>
      </w:r>
      <w:r w:rsidR="003F66AA" w:rsidRPr="00BB241F">
        <w:rPr>
          <w:rFonts w:ascii="Cambria" w:eastAsia="Cambria" w:hAnsi="Cambria" w:cs="Cambria"/>
        </w:rPr>
        <w:instrText xml:space="preserve"> ADDIN EN.CITE &lt;EndNote&gt;&lt;Cite&gt;&lt;Author&gt;Bouckaert&lt;/Author&gt;&lt;Year&gt;2014&lt;/Year&gt;&lt;RecNum&gt;5&lt;/RecNum&gt;&lt;DisplayText&gt;(Bouckaert, Heled, Kühnert, Vaughan, Wu, Xie, Suchard, Rambaut &amp;amp; Drummond, 2014; Drummond &amp;amp; Bouckaert, 2015)&lt;/DisplayText&gt;&lt;record&gt;&lt;rec-number&gt;5&lt;/rec-number&gt;&lt;foreign-keys&gt;&lt;key app="EN" db-id="vvrwdd9f5rdapwe02ptpstwvxaps9r952w0w" timestamp="1755213883"&gt;5&lt;/key&gt;&lt;/foreign-keys&gt;&lt;ref-type name="Journal Article"&gt;17&lt;/ref-type&gt;&lt;contributors&gt;&lt;authors&gt;&lt;author&gt;Bouckaert, R&lt;/author&gt;&lt;author&gt;Heled, J&lt;/author&gt;&lt;author&gt;Kühnert, D&lt;/author&gt;&lt;author&gt;Vaughan, T&lt;/author&gt;&lt;author&gt;Wu, C-H&lt;/author&gt;&lt;author&gt;Xie, D&lt;/author&gt;&lt;author&gt;Marc A. Suchard &lt;/author&gt;&lt;author&gt;Andrew Rambaut &lt;/author&gt;&lt;author&gt;Alexei J. Drummond&lt;/author&gt;&lt;/authors&gt;&lt;/contributors&gt;&lt;titles&gt;&lt;title&gt;BEAST 2: a software platform for Bayesian Evolutionary analysis&lt;/title&gt;&lt;secondary-title&gt;PLOS Computational Biology&lt;/secondary-title&gt;&lt;/titles&gt;&lt;pages&gt;e1003537&lt;/pages&gt;&lt;volume&gt;10&lt;/volume&gt;&lt;number&gt;4&lt;/number&gt;&lt;dates&gt;&lt;year&gt;2014&lt;/year&gt;&lt;/dates&gt;&lt;urls&gt;&lt;/urls&gt;&lt;electronic-resource-num&gt;10.1371/journal.pcbi.1003537&lt;/electronic-resource-num&gt;&lt;/record&gt;&lt;/Cite&gt;&lt;Cite&gt;&lt;Author&gt;Drummond&lt;/Author&gt;&lt;Year&gt;2015&lt;/Year&gt;&lt;RecNum&gt;6&lt;/RecNum&gt;&lt;record&gt;&lt;rec-number&gt;6&lt;/rec-number&gt;&lt;foreign-keys&gt;&lt;key app="EN" db-id="vvrwdd9f5rdapwe02ptpstwvxaps9r952w0w" timestamp="1755213883"&gt;6&lt;/key&gt;&lt;/foreign-keys&gt;&lt;ref-type name="Book"&gt;6&lt;/ref-type&gt;&lt;contributors&gt;&lt;authors&gt;&lt;author&gt;Drummond, Alexei J&lt;/author&gt;&lt;author&gt;Bouckaert, Remco R&lt;/author&gt;&lt;/authors&gt;&lt;/contributors&gt;&lt;titles&gt;&lt;title&gt;Bayesian evolutionary analysis with BEAST&lt;/title&gt;&lt;/titles&gt;&lt;dates&gt;&lt;year&gt;2015&lt;/year&gt;&lt;/dates&gt;&lt;pub-location&gt;Cambridge&lt;/pub-location&gt;&lt;publisher&gt;Cambridge University Press&lt;/publisher&gt;&lt;isbn&gt;1316298345&lt;/isbn&gt;&lt;urls&gt;&lt;/urls&gt;&lt;/record&gt;&lt;/Cite&gt;&lt;/EndNote&gt;</w:instrText>
      </w:r>
      <w:r w:rsidR="0076761C" w:rsidRPr="00BB241F">
        <w:rPr>
          <w:rFonts w:ascii="Cambria" w:eastAsia="Cambria" w:hAnsi="Cambria" w:cs="Cambria"/>
        </w:rPr>
        <w:fldChar w:fldCharType="separate"/>
      </w:r>
      <w:r w:rsidR="003F66AA" w:rsidRPr="00BB241F">
        <w:rPr>
          <w:rFonts w:ascii="Cambria" w:eastAsia="Cambria" w:hAnsi="Cambria" w:cs="Cambria"/>
          <w:noProof/>
        </w:rPr>
        <w:t xml:space="preserve">(Bouckaert, Heled, Kühnert, </w:t>
      </w:r>
      <w:r w:rsidR="003F66AA" w:rsidRPr="00BB241F">
        <w:rPr>
          <w:rFonts w:ascii="Cambria" w:eastAsia="Cambria" w:hAnsi="Cambria" w:cs="Cambria"/>
          <w:noProof/>
        </w:rPr>
        <w:lastRenderedPageBreak/>
        <w:t>Vaughan, Wu, Xie, Suchard, Rambaut &amp; Drummond, 2014; Drummond &amp; Bouckaert, 2015)</w:t>
      </w:r>
      <w:r w:rsidR="0076761C" w:rsidRPr="00BB241F">
        <w:rPr>
          <w:rFonts w:ascii="Cambria" w:eastAsia="Cambria" w:hAnsi="Cambria" w:cs="Cambria"/>
        </w:rPr>
        <w:fldChar w:fldCharType="end"/>
      </w:r>
      <w:r w:rsidR="003F7973" w:rsidRPr="00BB241F">
        <w:rPr>
          <w:rFonts w:ascii="Cambria" w:eastAsia="Cambria" w:hAnsi="Cambria" w:cs="Cambria"/>
        </w:rPr>
        <w:t xml:space="preserve">.  </w:t>
      </w:r>
    </w:p>
    <w:p w14:paraId="71724E97" w14:textId="054BD124" w:rsidR="00C05B79" w:rsidRPr="00BB241F" w:rsidRDefault="009B75B3" w:rsidP="00B10B84">
      <w:pPr>
        <w:spacing w:line="360" w:lineRule="auto"/>
        <w:ind w:firstLine="720"/>
        <w:rPr>
          <w:rFonts w:ascii="Cambria" w:eastAsia="Cambria" w:hAnsi="Cambria" w:cs="Cambria"/>
        </w:rPr>
      </w:pPr>
      <w:r w:rsidRPr="00BB241F">
        <w:rPr>
          <w:rFonts w:ascii="Cambria" w:eastAsia="Cambria" w:hAnsi="Cambria" w:cs="Cambria"/>
        </w:rPr>
        <w:t>To conduct the multi-species coalescent analyses</w:t>
      </w:r>
      <w:r w:rsidR="004D1DB9" w:rsidRPr="00BB241F">
        <w:rPr>
          <w:rFonts w:ascii="Cambria" w:eastAsia="Cambria" w:hAnsi="Cambria" w:cs="Cambria"/>
        </w:rPr>
        <w:t>,</w:t>
      </w:r>
      <w:r w:rsidRPr="00BB241F">
        <w:rPr>
          <w:rFonts w:ascii="Cambria" w:eastAsia="Cambria" w:hAnsi="Cambria" w:cs="Cambria"/>
        </w:rPr>
        <w:t xml:space="preserve"> w</w:t>
      </w:r>
      <w:r w:rsidR="00C05B79" w:rsidRPr="00BB241F">
        <w:rPr>
          <w:rFonts w:ascii="Cambria" w:eastAsia="Cambria" w:hAnsi="Cambria" w:cs="Cambria"/>
        </w:rPr>
        <w:t>e used the algorithms implemented in BEAST2</w:t>
      </w:r>
      <w:r w:rsidRPr="00BB241F">
        <w:rPr>
          <w:rFonts w:ascii="Cambria" w:eastAsia="Cambria" w:hAnsi="Cambria" w:cs="Cambria"/>
        </w:rPr>
        <w:t xml:space="preserve"> v2.4.8</w:t>
      </w:r>
      <w:r w:rsidR="00C05B79" w:rsidRPr="00BB241F">
        <w:rPr>
          <w:rFonts w:ascii="Cambria" w:eastAsia="Cambria" w:hAnsi="Cambria" w:cs="Cambria"/>
        </w:rPr>
        <w:t xml:space="preserve"> </w:t>
      </w:r>
      <w:r w:rsidR="00C05B79" w:rsidRPr="00BB241F">
        <w:rPr>
          <w:rFonts w:ascii="Cambria" w:hAnsi="Cambria"/>
        </w:rPr>
        <w:fldChar w:fldCharType="begin"/>
      </w:r>
      <w:r w:rsidR="00DF7BC7" w:rsidRPr="00BB241F">
        <w:rPr>
          <w:rFonts w:ascii="Cambria" w:hAnsi="Cambria"/>
        </w:rPr>
        <w:instrText xml:space="preserve"> ADDIN EN.CITE &lt;EndNote&gt;&lt;Cite&gt;&lt;Author&gt;Bouckaert&lt;/Author&gt;&lt;Year&gt;2014&lt;/Year&gt;&lt;RecNum&gt;134&lt;/RecNum&gt;&lt;DisplayText&gt;(Bouckaert et al., 2014; Drummond &amp;amp; Bouckaert, 2015)&lt;/DisplayText&gt;&lt;record&gt;&lt;rec-number&gt;134&lt;/rec-number&gt;&lt;foreign-keys&gt;&lt;key app="EN" db-id="50xv2es9r2wrzneddfnvfdzgra0szdazzz99" timestamp="1481773272"&gt;134&lt;/key&gt;&lt;/foreign-keys&gt;&lt;ref-type name="Journal Article"&gt;17&lt;/ref-type&gt;&lt;contributors&gt;&lt;authors&gt;&lt;author&gt;Bouckaert, R&lt;/author&gt;&lt;author&gt;Heled, J&lt;/author&gt;&lt;author&gt;Kühnert, D&lt;/author&gt;&lt;author&gt;Vaughan, T&lt;/author&gt;&lt;author&gt;Wu, C-H&lt;/author&gt;&lt;author&gt;Xie, D&lt;/author&gt;&lt;author&gt;Marc A. Suchard &lt;/author&gt;&lt;author&gt;Andrew Rambaut &lt;/author&gt;&lt;author&gt;Alexei J. Drummond&lt;/author&gt;&lt;/authors&gt;&lt;/contributors&gt;&lt;titles&gt;&lt;title&gt;BEAST 2: a software platform for Bayesian Evolutionary analysis&lt;/title&gt;&lt;secondary-title&gt;PLOS Computational Biology&lt;/secondary-title&gt;&lt;/titles&gt;&lt;periodical&gt;&lt;full-title&gt;PLoS Computational Biology&lt;/full-title&gt;&lt;abbr-1&gt;PLoS Comp. Biol.&lt;/abbr-1&gt;&lt;abbr-2&gt;PLoS Comp Biol&lt;/abbr-2&gt;&lt;/periodical&gt;&lt;pages&gt;e1003537&lt;/pages&gt;&lt;volume&gt;10&lt;/volume&gt;&lt;number&gt;4&lt;/number&gt;&lt;dates&gt;&lt;year&gt;2014&lt;/year&gt;&lt;/dates&gt;&lt;urls&gt;&lt;/urls&gt;&lt;electronic-resource-num&gt;10.1371/journal.pcbi.1003537&lt;/electronic-resource-num&gt;&lt;/record&gt;&lt;/Cite&gt;&lt;Cite&gt;&lt;Author&gt;Drummond&lt;/Author&gt;&lt;Year&gt;2015&lt;/Year&gt;&lt;RecNum&gt;135&lt;/RecNum&gt;&lt;record&gt;&lt;rec-number&gt;135&lt;/rec-number&gt;&lt;foreign-keys&gt;&lt;key app="EN" db-id="50xv2es9r2wrzneddfnvfdzgra0szdazzz99" timestamp="1481773348"&gt;135&lt;/key&gt;&lt;/foreign-keys&gt;&lt;ref-type name="Book"&gt;6&lt;/ref-type&gt;&lt;contributors&gt;&lt;authors&gt;&lt;author&gt;Drummond, Alexei J&lt;/author&gt;&lt;author&gt;Bouckaert, Remco R&lt;/author&gt;&lt;/authors&gt;&lt;/contributors&gt;&lt;titles&gt;&lt;title&gt;Bayesian evolutionary analysis with BEAST&lt;/title&gt;&lt;/titles&gt;&lt;dates&gt;&lt;year&gt;2015&lt;/year&gt;&lt;/dates&gt;&lt;pub-location&gt;Cambridge&lt;/pub-location&gt;&lt;publisher&gt;Cambridge University Press&lt;/publisher&gt;&lt;isbn&gt;1316298345&lt;/isbn&gt;&lt;urls&gt;&lt;/urls&gt;&lt;/record&gt;&lt;/Cite&gt;&lt;/EndNote&gt;</w:instrText>
      </w:r>
      <w:r w:rsidR="00C05B79" w:rsidRPr="00BB241F">
        <w:rPr>
          <w:rFonts w:ascii="Cambria" w:hAnsi="Cambria"/>
        </w:rPr>
        <w:fldChar w:fldCharType="separate"/>
      </w:r>
      <w:r w:rsidR="00DF7BC7" w:rsidRPr="00BB241F">
        <w:rPr>
          <w:rFonts w:ascii="Cambria" w:hAnsi="Cambria"/>
          <w:noProof/>
        </w:rPr>
        <w:t>(Bouckaert et al., 2014; Drummond &amp; Bouckaert, 2015)</w:t>
      </w:r>
      <w:r w:rsidR="00C05B79" w:rsidRPr="00BB241F">
        <w:rPr>
          <w:rFonts w:ascii="Cambria" w:hAnsi="Cambria"/>
        </w:rPr>
        <w:fldChar w:fldCharType="end"/>
      </w:r>
      <w:r w:rsidR="00C05B79" w:rsidRPr="00BB241F">
        <w:rPr>
          <w:rFonts w:ascii="Cambria" w:eastAsia="Cambria" w:hAnsi="Cambria" w:cs="Cambria"/>
        </w:rPr>
        <w:t>, as StarBEAST2 v0.1</w:t>
      </w:r>
      <w:r w:rsidR="003F7973" w:rsidRPr="00BB241F">
        <w:rPr>
          <w:rFonts w:ascii="Cambria" w:eastAsia="Cambria" w:hAnsi="Cambria" w:cs="Cambria"/>
        </w:rPr>
        <w:t xml:space="preserve">4 </w:t>
      </w:r>
      <w:r w:rsidR="00C05B79" w:rsidRPr="00BB241F">
        <w:rPr>
          <w:rFonts w:ascii="Cambria" w:hAnsi="Cambria"/>
        </w:rPr>
        <w:fldChar w:fldCharType="begin"/>
      </w:r>
      <w:r w:rsidR="003F66AA" w:rsidRPr="00BB241F">
        <w:rPr>
          <w:rFonts w:ascii="Cambria" w:hAnsi="Cambria"/>
        </w:rPr>
        <w:instrText xml:space="preserve"> ADDIN EN.CITE &lt;EndNote&gt;&lt;Cite&gt;&lt;Author&gt;Ogilvie&lt;/Author&gt;&lt;Year&gt;2017&lt;/Year&gt;&lt;RecNum&gt;139&lt;/RecNum&gt;&lt;DisplayText&gt;(Ogilvie, Bouckaert &amp;amp; Drummond, 2017)&lt;/DisplayText&gt;&lt;record&gt;&lt;rec-number&gt;139&lt;/rec-number&gt;&lt;foreign-keys&gt;&lt;key app="EN" db-id="50xv2es9r2wrzneddfnvfdzgra0szdazzz99" timestamp="1481775657"&gt;139&lt;/key&gt;&lt;/foreign-keys&gt;&lt;ref-type name="Journal Article"&gt;17&lt;/ref-type&gt;&lt;contributors&gt;&lt;authors&gt;&lt;author&gt;Ogilvie, Huw A&lt;/author&gt;&lt;author&gt;Bouckaert, R&lt;/author&gt;&lt;author&gt;Drummond, Alexei J&lt;/author&gt;&lt;/authors&gt;&lt;/contributors&gt;&lt;titles&gt;&lt;title&gt;StarBEAST2 brings faster species tree inference and accurate estimates of substitution rates&lt;/title&gt;&lt;secondary-title&gt;Molecular Biology and Evolution&lt;/secondary-title&gt;&lt;/titles&gt;&lt;periodical&gt;&lt;full-title&gt;Molecular Biology and Evolution&lt;/full-title&gt;&lt;abbr-1&gt;Mol. Biol. Evol.&lt;/abbr-1&gt;&lt;abbr-2&gt;Mol Biol Evol&lt;/abbr-2&gt;&lt;/periodical&gt;&lt;pages&gt;doi: 10.1093/molbev/msx126&lt;/pages&gt;&lt;volume&gt;msx126&lt;/volume&gt;&lt;dates&gt;&lt;year&gt;2017&lt;/year&gt;&lt;/dates&gt;&lt;urls&gt;&lt;/urls&gt;&lt;electronic-resource-num&gt;10.1093/molbev/msx126&lt;/electronic-resource-num&gt;&lt;research-notes&gt;StarBEAST2 ref - still not offiically published but now listed in a journal!!&lt;/research-notes&gt;&lt;/record&gt;&lt;/Cite&gt;&lt;/EndNote&gt;</w:instrText>
      </w:r>
      <w:r w:rsidR="00C05B79" w:rsidRPr="00BB241F">
        <w:rPr>
          <w:rFonts w:ascii="Cambria" w:eastAsia="Cambria" w:hAnsi="Cambria" w:cs="Cambria"/>
        </w:rPr>
        <w:fldChar w:fldCharType="separate"/>
      </w:r>
      <w:r w:rsidR="003F66AA" w:rsidRPr="00BB241F">
        <w:rPr>
          <w:rFonts w:ascii="Cambria" w:hAnsi="Cambria"/>
          <w:noProof/>
        </w:rPr>
        <w:t>(Ogilvie, Bouckaert &amp; Drummond, 2017)</w:t>
      </w:r>
      <w:r w:rsidR="00C05B79" w:rsidRPr="00BB241F">
        <w:rPr>
          <w:rFonts w:ascii="Cambria" w:hAnsi="Cambria"/>
        </w:rPr>
        <w:fldChar w:fldCharType="end"/>
      </w:r>
      <w:r w:rsidRPr="00BB241F">
        <w:rPr>
          <w:rFonts w:ascii="Cambria" w:hAnsi="Cambria"/>
        </w:rPr>
        <w:t xml:space="preserve">, with all xml files </w:t>
      </w:r>
      <w:r w:rsidR="004D1DB9" w:rsidRPr="00BB241F">
        <w:rPr>
          <w:rFonts w:ascii="Cambria" w:hAnsi="Cambria"/>
        </w:rPr>
        <w:t>set up</w:t>
      </w:r>
      <w:r w:rsidRPr="00BB241F">
        <w:rPr>
          <w:rFonts w:ascii="Cambria" w:hAnsi="Cambria"/>
        </w:rPr>
        <w:t xml:space="preserve"> using BEAUti v2.4.8 </w:t>
      </w:r>
      <w:r w:rsidRPr="00BB241F">
        <w:rPr>
          <w:rFonts w:ascii="Cambria" w:hAnsi="Cambria"/>
        </w:rPr>
        <w:fldChar w:fldCharType="begin"/>
      </w:r>
      <w:r w:rsidR="00DF7BC7" w:rsidRPr="00BB241F">
        <w:rPr>
          <w:rFonts w:ascii="Cambria" w:hAnsi="Cambria"/>
        </w:rPr>
        <w:instrText xml:space="preserve"> ADDIN EN.CITE &lt;EndNote&gt;&lt;Cite&gt;&lt;Author&gt;Bouckaert&lt;/Author&gt;&lt;Year&gt;2014&lt;/Year&gt;&lt;RecNum&gt;572&lt;/RecNum&gt;&lt;DisplayText&gt;(Bouckaert et al., 2014)&lt;/DisplayText&gt;&lt;record&gt;&lt;rec-number&gt;572&lt;/rec-number&gt;&lt;foreign-keys&gt;&lt;key app="EN" db-id="2wa95vfw9vxa03et5wvpefx7w0tdpdr95det" timestamp="1491876325"&gt;572&lt;/key&gt;&lt;/foreign-keys&gt;&lt;ref-type name="Journal Article"&gt;17&lt;/ref-type&gt;&lt;contributors&gt;&lt;authors&gt;&lt;author&gt;Bouckaert, Remco&lt;/author&gt;&lt;author&gt;Heled, Joseph&lt;/author&gt;&lt;author&gt;Kühnert, Denise&lt;/author&gt;&lt;author&gt;Vaughan, Tim&lt;/author&gt;&lt;author&gt;Wu, Chieh-Hsi&lt;/author&gt;&lt;author&gt;Xie, Dong&lt;/author&gt;&lt;author&gt;Suchard, Marc A&lt;/author&gt;&lt;author&gt;Rambaut, Andrew&lt;/author&gt;&lt;author&gt;Drummond, Alexei J&lt;/author&gt;&lt;/authors&gt;&lt;/contributors&gt;&lt;titles&gt;&lt;title&gt;BEAST 2: a software platform for Bayesian evolutionary analysis&lt;/title&gt;&lt;secondary-title&gt;PLoS Computational Biology&lt;/secondary-title&gt;&lt;/titles&gt;&lt;periodical&gt;&lt;full-title&gt;PLoS Computational Biology&lt;/full-title&gt;&lt;/periodical&gt;&lt;pages&gt;e1003537&lt;/pages&gt;&lt;volume&gt;10&lt;/volume&gt;&lt;number&gt;4&lt;/number&gt;&lt;dates&gt;&lt;year&gt;2014&lt;/year&gt;&lt;/dates&gt;&lt;urls&gt;&lt;/urls&gt;&lt;/record&gt;&lt;/Cite&gt;&lt;/EndNote&gt;</w:instrText>
      </w:r>
      <w:r w:rsidRPr="00BB241F">
        <w:rPr>
          <w:rFonts w:ascii="Cambria" w:hAnsi="Cambria"/>
        </w:rPr>
        <w:fldChar w:fldCharType="separate"/>
      </w:r>
      <w:r w:rsidR="00DF7BC7" w:rsidRPr="00BB241F">
        <w:rPr>
          <w:rFonts w:ascii="Cambria" w:hAnsi="Cambria"/>
          <w:noProof/>
        </w:rPr>
        <w:t>(Bouckaert et al., 2014)</w:t>
      </w:r>
      <w:r w:rsidRPr="00BB241F">
        <w:rPr>
          <w:rFonts w:ascii="Cambria" w:hAnsi="Cambria"/>
        </w:rPr>
        <w:fldChar w:fldCharType="end"/>
      </w:r>
      <w:r w:rsidR="00C05B79" w:rsidRPr="00BB241F">
        <w:rPr>
          <w:rFonts w:ascii="Cambria" w:eastAsia="Cambria" w:hAnsi="Cambria" w:cs="Cambria"/>
        </w:rPr>
        <w:t xml:space="preserve">. Following Ashman et al. </w:t>
      </w:r>
      <w:r w:rsidR="00C5077C" w:rsidRPr="00BB241F">
        <w:rPr>
          <w:rFonts w:ascii="Cambria" w:eastAsia="Cambria" w:hAnsi="Cambria" w:cs="Cambria"/>
        </w:rPr>
        <w:t>2018</w:t>
      </w:r>
      <w:r w:rsidR="00C05B79" w:rsidRPr="00BB241F">
        <w:rPr>
          <w:rFonts w:ascii="Cambria" w:eastAsia="Cambria" w:hAnsi="Cambria" w:cs="Cambria"/>
        </w:rPr>
        <w:t xml:space="preserve"> and </w:t>
      </w:r>
      <w:r w:rsidR="00EE35A2" w:rsidRPr="00BB241F">
        <w:rPr>
          <w:rFonts w:ascii="Cambria" w:eastAsia="Cambria" w:hAnsi="Cambria" w:cs="Cambria"/>
        </w:rPr>
        <w:t xml:space="preserve">to </w:t>
      </w:r>
      <w:r w:rsidR="00C05B79" w:rsidRPr="00BB241F">
        <w:rPr>
          <w:rFonts w:ascii="Cambria" w:eastAsia="Cambria" w:hAnsi="Cambria" w:cs="Cambria"/>
        </w:rPr>
        <w:t>overcome the computational limits on taxa numbers, we employed a “</w:t>
      </w:r>
      <w:r w:rsidR="00B76742" w:rsidRPr="00BB241F">
        <w:rPr>
          <w:rFonts w:ascii="Cambria" w:eastAsia="Cambria" w:hAnsi="Cambria" w:cs="Cambria"/>
        </w:rPr>
        <w:t>divide-and-</w:t>
      </w:r>
      <w:r w:rsidR="00C05B79" w:rsidRPr="00BB241F">
        <w:rPr>
          <w:rFonts w:ascii="Cambria" w:eastAsia="Cambria" w:hAnsi="Cambria" w:cs="Cambria"/>
        </w:rPr>
        <w:t xml:space="preserve">conquer” strategy </w:t>
      </w:r>
      <w:r w:rsidR="00C05B79" w:rsidRPr="00BB241F">
        <w:rPr>
          <w:rFonts w:ascii="Cambria" w:hAnsi="Cambria"/>
        </w:rPr>
        <w:fldChar w:fldCharType="begin"/>
      </w:r>
      <w:r w:rsidR="003F66AA" w:rsidRPr="00BB241F">
        <w:rPr>
          <w:rFonts w:ascii="Cambria" w:hAnsi="Cambria"/>
        </w:rPr>
        <w:instrText xml:space="preserve"> ADDIN EN.CITE &lt;EndNote&gt;&lt;Cite&gt;&lt;Author&gt;Antonelli&lt;/Author&gt;&lt;Year&gt;2016&lt;/Year&gt;&lt;RecNum&gt;218&lt;/RecNum&gt;&lt;Prefix&gt;sensu &lt;/Prefix&gt;&lt;DisplayText&gt;(sensu Antonelli, Hettling, Condamine, Vos, Nilsson, Sanderson, Sauquet, Scharn, Silvestro, Töpel, Bacon, Oxelman &amp;amp; Vos, 2016)&lt;/DisplayText&gt;&lt;record&gt;&lt;rec-number&gt;218&lt;/rec-number&gt;&lt;foreign-keys&gt;&lt;key app="EN" db-id="995f2s9v42209nesd9axxtres9sxrvee99z0" timestamp="1479094261"&gt;218&lt;/key&gt;&lt;/foreign-keys&gt;&lt;ref-type name="Journal Article"&gt;17&lt;/ref-type&gt;&lt;contributors&gt;&lt;authors&gt;&lt;author&gt;Antonelli, Alexandre&lt;/author&gt;&lt;author&gt;Hettling, Hannes&lt;/author&gt;&lt;author&gt;Condamine, Fabien L.&lt;/author&gt;&lt;author&gt;Vos, Karin&lt;/author&gt;&lt;author&gt;Nilsson, R. Henrik&lt;/author&gt;&lt;author&gt;Sanderson, Michael J.&lt;/author&gt;&lt;author&gt;Sauquet, Hervé&lt;/author&gt;&lt;author&gt;Scharn, Ruud&lt;/author&gt;&lt;author&gt;Silvestro, Daniele&lt;/author&gt;&lt;author&gt;Töpel, Mats&lt;/author&gt;&lt;author&gt;Bacon, Christine D.&lt;/author&gt;&lt;author&gt;Oxelman, Bengt&lt;/author&gt;&lt;author&gt;Vos, Rutger A.&lt;/author&gt;&lt;/authors&gt;&lt;/contributors&gt;&lt;titles&gt;&lt;title&gt;Toward a Self-Updating Platform for Estimating Rates of Speciation and Migration, Ages, and Relationships of Taxa&lt;/title&gt;&lt;secondary-title&gt;Systematic Biology&lt;/secondary-title&gt;&lt;/titles&gt;&lt;periodical&gt;&lt;full-title&gt;Systematic Biology&lt;/full-title&gt;&lt;abbr-1&gt;Syst. Biol.&lt;/abbr-1&gt;&lt;abbr-2&gt;Syst Biol&lt;/abbr-2&gt;&lt;/periodical&gt;&lt;dates&gt;&lt;year&gt;2016&lt;/year&gt;&lt;pub-dates&gt;&lt;date&gt;September 10, 2016&lt;/date&gt;&lt;/pub-dates&gt;&lt;/dates&gt;&lt;urls&gt;&lt;related-urls&gt;&lt;url&gt;http://sysbio.oxfordjournals.org/content/early/2016/10/13/sysbio.syw066.abstract&lt;/url&gt;&lt;/related-urls&gt;&lt;/urls&gt;&lt;electronic-resource-num&gt;10.1093/sysbio/syw066&lt;/electronic-resource-num&gt;&lt;/record&gt;&lt;/Cite&gt;&lt;/EndNote&gt;</w:instrText>
      </w:r>
      <w:r w:rsidR="00C05B79" w:rsidRPr="00BB241F">
        <w:rPr>
          <w:rFonts w:ascii="Cambria" w:hAnsi="Cambria"/>
        </w:rPr>
        <w:fldChar w:fldCharType="separate"/>
      </w:r>
      <w:r w:rsidR="003F66AA" w:rsidRPr="00BB241F">
        <w:rPr>
          <w:rFonts w:ascii="Cambria" w:hAnsi="Cambria"/>
          <w:noProof/>
        </w:rPr>
        <w:t>(sensu Antonelli, Hettling, Condamine, Vos, Nilsson, Sanderson, Sauquet, Scharn, Silvestro, Töpel, Bacon, Oxelman &amp; Vos, 2016)</w:t>
      </w:r>
      <w:r w:rsidR="00C05B79" w:rsidRPr="00BB241F">
        <w:rPr>
          <w:rFonts w:ascii="Cambria" w:hAnsi="Cambria"/>
        </w:rPr>
        <w:fldChar w:fldCharType="end"/>
      </w:r>
      <w:r w:rsidR="00C05B79" w:rsidRPr="00BB241F">
        <w:rPr>
          <w:rFonts w:ascii="Cambria" w:eastAsia="Cambria" w:hAnsi="Cambria" w:cs="Cambria"/>
        </w:rPr>
        <w:t xml:space="preserve">. We identified five </w:t>
      </w:r>
      <w:proofErr w:type="gramStart"/>
      <w:r w:rsidR="002A66BE" w:rsidRPr="00BB241F">
        <w:rPr>
          <w:rFonts w:ascii="Cambria" w:eastAsia="Cambria" w:hAnsi="Cambria" w:cs="Cambria"/>
        </w:rPr>
        <w:t>strongly-</w:t>
      </w:r>
      <w:r w:rsidR="00C05B79" w:rsidRPr="00BB241F">
        <w:rPr>
          <w:rFonts w:ascii="Cambria" w:eastAsia="Cambria" w:hAnsi="Cambria" w:cs="Cambria"/>
        </w:rPr>
        <w:t>supported</w:t>
      </w:r>
      <w:proofErr w:type="gramEnd"/>
      <w:r w:rsidR="00C05B79" w:rsidRPr="00BB241F">
        <w:rPr>
          <w:rFonts w:ascii="Cambria" w:eastAsia="Cambria" w:hAnsi="Cambria" w:cs="Cambria"/>
        </w:rPr>
        <w:t xml:space="preserve"> subclades with many closely related lineages from initial </w:t>
      </w:r>
      <w:proofErr w:type="spellStart"/>
      <w:r w:rsidR="00C05B79" w:rsidRPr="00BB241F">
        <w:rPr>
          <w:rFonts w:ascii="Cambria" w:eastAsia="Cambria" w:hAnsi="Cambria" w:cs="Cambria"/>
        </w:rPr>
        <w:t>RAxML</w:t>
      </w:r>
      <w:proofErr w:type="spellEnd"/>
      <w:r w:rsidR="00C05B79" w:rsidRPr="00BB241F">
        <w:rPr>
          <w:rFonts w:ascii="Cambria" w:eastAsia="Cambria" w:hAnsi="Cambria" w:cs="Cambria"/>
        </w:rPr>
        <w:t xml:space="preserve"> concatenated trees, and removed them for smaller, subclade-specific StarBEAST2 analyses. When a subclade </w:t>
      </w:r>
      <w:r w:rsidR="00C31D4D" w:rsidRPr="00BB241F">
        <w:rPr>
          <w:rFonts w:ascii="Cambria" w:eastAsia="Cambria" w:hAnsi="Cambria" w:cs="Cambria"/>
        </w:rPr>
        <w:t>was</w:t>
      </w:r>
      <w:r w:rsidR="00C05B79" w:rsidRPr="00BB241F">
        <w:rPr>
          <w:rFonts w:ascii="Cambria" w:eastAsia="Cambria" w:hAnsi="Cambria" w:cs="Cambria"/>
        </w:rPr>
        <w:t xml:space="preserve"> removed, at least two lineages delimiting the subclade </w:t>
      </w:r>
      <w:r w:rsidR="00C31D4D" w:rsidRPr="00BB241F">
        <w:rPr>
          <w:rFonts w:ascii="Cambria" w:eastAsia="Cambria" w:hAnsi="Cambria" w:cs="Cambria"/>
        </w:rPr>
        <w:t>were</w:t>
      </w:r>
      <w:r w:rsidR="00C05B79" w:rsidRPr="00BB241F">
        <w:rPr>
          <w:rFonts w:ascii="Cambria" w:eastAsia="Cambria" w:hAnsi="Cambria" w:cs="Cambria"/>
        </w:rPr>
        <w:t xml:space="preserve"> </w:t>
      </w:r>
      <w:r w:rsidR="00F11EA2" w:rsidRPr="00BB241F">
        <w:rPr>
          <w:rFonts w:ascii="Cambria" w:eastAsia="Cambria" w:hAnsi="Cambria" w:cs="Cambria"/>
        </w:rPr>
        <w:t>retained</w:t>
      </w:r>
      <w:r w:rsidR="00C05B79" w:rsidRPr="00BB241F">
        <w:rPr>
          <w:rFonts w:ascii="Cambria" w:eastAsia="Cambria" w:hAnsi="Cambria" w:cs="Cambria"/>
        </w:rPr>
        <w:t xml:space="preserve"> </w:t>
      </w:r>
      <w:proofErr w:type="gramStart"/>
      <w:r w:rsidR="004D1DB9" w:rsidRPr="00BB241F">
        <w:rPr>
          <w:rFonts w:ascii="Cambria" w:eastAsia="Cambria" w:hAnsi="Cambria" w:cs="Cambria"/>
        </w:rPr>
        <w:t xml:space="preserve">in </w:t>
      </w:r>
      <w:r w:rsidR="00C05B79" w:rsidRPr="00BB241F">
        <w:rPr>
          <w:rFonts w:ascii="Cambria" w:eastAsia="Cambria" w:hAnsi="Cambria" w:cs="Cambria"/>
        </w:rPr>
        <w:t>order to</w:t>
      </w:r>
      <w:proofErr w:type="gramEnd"/>
      <w:r w:rsidR="00C05B79" w:rsidRPr="00BB241F">
        <w:rPr>
          <w:rFonts w:ascii="Cambria" w:eastAsia="Cambria" w:hAnsi="Cambria" w:cs="Cambria"/>
        </w:rPr>
        <w:t xml:space="preserve"> represent the subclade’s root node; any lineages that </w:t>
      </w:r>
      <w:r w:rsidR="00B76742" w:rsidRPr="00BB241F">
        <w:rPr>
          <w:rFonts w:ascii="Cambria" w:eastAsia="Cambria" w:hAnsi="Cambria" w:cs="Cambria"/>
        </w:rPr>
        <w:t xml:space="preserve">were </w:t>
      </w:r>
      <w:r w:rsidR="00C05B79" w:rsidRPr="00BB241F">
        <w:rPr>
          <w:rFonts w:ascii="Cambria" w:eastAsia="Cambria" w:hAnsi="Cambria" w:cs="Cambria"/>
        </w:rPr>
        <w:t xml:space="preserve">phylogenetically isolated, or </w:t>
      </w:r>
      <w:r w:rsidR="0025719B" w:rsidRPr="00BB241F">
        <w:rPr>
          <w:rFonts w:ascii="Cambria" w:eastAsia="Cambria" w:hAnsi="Cambria" w:cs="Cambria"/>
        </w:rPr>
        <w:t xml:space="preserve">had </w:t>
      </w:r>
      <w:r w:rsidR="00C05B79" w:rsidRPr="00BB241F">
        <w:rPr>
          <w:rFonts w:ascii="Cambria" w:eastAsia="Cambria" w:hAnsi="Cambria" w:cs="Cambria"/>
        </w:rPr>
        <w:t xml:space="preserve">highly uncertain placement, </w:t>
      </w:r>
      <w:r w:rsidR="00B76742" w:rsidRPr="00BB241F">
        <w:rPr>
          <w:rFonts w:ascii="Cambria" w:eastAsia="Cambria" w:hAnsi="Cambria" w:cs="Cambria"/>
        </w:rPr>
        <w:t xml:space="preserve">were </w:t>
      </w:r>
      <w:r w:rsidR="00C05B79" w:rsidRPr="00BB241F">
        <w:rPr>
          <w:rFonts w:ascii="Cambria" w:eastAsia="Cambria" w:hAnsi="Cambria" w:cs="Cambria"/>
        </w:rPr>
        <w:t>also left in the remaining “skeleton tree”</w:t>
      </w:r>
      <w:r w:rsidR="0025719B" w:rsidRPr="00BB241F">
        <w:rPr>
          <w:rFonts w:ascii="Cambria" w:eastAsia="Cambria" w:hAnsi="Cambria" w:cs="Cambria"/>
        </w:rPr>
        <w:t xml:space="preserve"> analysis</w:t>
      </w:r>
      <w:r w:rsidR="00C05B79" w:rsidRPr="00BB241F">
        <w:rPr>
          <w:rFonts w:ascii="Cambria" w:eastAsia="Cambria" w:hAnsi="Cambria" w:cs="Cambria"/>
        </w:rPr>
        <w:t xml:space="preserve">. </w:t>
      </w:r>
    </w:p>
    <w:p w14:paraId="530018F9" w14:textId="5DAF1FA1" w:rsidR="009B75B3" w:rsidRPr="00BB241F" w:rsidRDefault="009B75B3" w:rsidP="00B10B84">
      <w:pPr>
        <w:spacing w:line="360" w:lineRule="auto"/>
        <w:ind w:firstLine="720"/>
        <w:rPr>
          <w:rFonts w:ascii="Cambria" w:eastAsia="Cambria" w:hAnsi="Cambria" w:cs="Cambria"/>
        </w:rPr>
      </w:pPr>
      <w:r w:rsidRPr="00BB241F">
        <w:rPr>
          <w:rFonts w:ascii="Cambria" w:eastAsia="Cambria" w:hAnsi="Cambria" w:cs="Cambria"/>
        </w:rPr>
        <w:t xml:space="preserve">Each subclade analysis and the skeleton tree analysis </w:t>
      </w:r>
      <w:r w:rsidR="004D1DB9" w:rsidRPr="00BB241F">
        <w:rPr>
          <w:rFonts w:ascii="Cambria" w:eastAsia="Cambria" w:hAnsi="Cambria" w:cs="Cambria"/>
        </w:rPr>
        <w:t>were set up</w:t>
      </w:r>
      <w:r w:rsidRPr="00BB241F">
        <w:rPr>
          <w:rFonts w:ascii="Cambria" w:eastAsia="Cambria" w:hAnsi="Cambria" w:cs="Cambria"/>
        </w:rPr>
        <w:t xml:space="preserve"> to run using a linked </w:t>
      </w:r>
      <w:r w:rsidR="00B76742" w:rsidRPr="00BB241F">
        <w:rPr>
          <w:rFonts w:ascii="Cambria" w:eastAsia="Cambria" w:hAnsi="Cambria" w:cs="Cambria"/>
        </w:rPr>
        <w:t>strict-</w:t>
      </w:r>
      <w:r w:rsidRPr="00BB241F">
        <w:rPr>
          <w:rFonts w:ascii="Cambria" w:eastAsia="Cambria" w:hAnsi="Cambria" w:cs="Cambria"/>
        </w:rPr>
        <w:t xml:space="preserve">clock model across all exons with a 1/X prior </w:t>
      </w:r>
      <w:proofErr w:type="gramStart"/>
      <w:r w:rsidRPr="00BB241F">
        <w:rPr>
          <w:rFonts w:ascii="Cambria" w:eastAsia="Cambria" w:hAnsi="Cambria" w:cs="Cambria"/>
        </w:rPr>
        <w:t>setting</w:t>
      </w:r>
      <w:r w:rsidR="0025719B" w:rsidRPr="00BB241F">
        <w:rPr>
          <w:rFonts w:ascii="Cambria" w:eastAsia="Cambria" w:hAnsi="Cambria" w:cs="Cambria"/>
        </w:rPr>
        <w:t>,</w:t>
      </w:r>
      <w:r w:rsidRPr="00BB241F">
        <w:rPr>
          <w:rFonts w:ascii="Cambria" w:eastAsia="Cambria" w:hAnsi="Cambria" w:cs="Cambria"/>
        </w:rPr>
        <w:t xml:space="preserve"> and</w:t>
      </w:r>
      <w:proofErr w:type="gramEnd"/>
      <w:r w:rsidRPr="00BB241F">
        <w:rPr>
          <w:rFonts w:ascii="Cambria" w:eastAsia="Cambria" w:hAnsi="Cambria" w:cs="Cambria"/>
        </w:rPr>
        <w:t xml:space="preserve"> estimated the clock of each gene relative to the overall mean clock. The data </w:t>
      </w:r>
      <w:r w:rsidR="00B76742" w:rsidRPr="00BB241F">
        <w:rPr>
          <w:rFonts w:ascii="Cambria" w:eastAsia="Cambria" w:hAnsi="Cambria" w:cs="Cambria"/>
        </w:rPr>
        <w:t xml:space="preserve">were </w:t>
      </w:r>
      <w:r w:rsidRPr="00BB241F">
        <w:rPr>
          <w:rFonts w:ascii="Cambria" w:eastAsia="Cambria" w:hAnsi="Cambria" w:cs="Cambria"/>
        </w:rPr>
        <w:t>partitioned by locus</w:t>
      </w:r>
      <w:r w:rsidR="00D139FB" w:rsidRPr="00BB241F">
        <w:rPr>
          <w:rFonts w:ascii="Cambria" w:eastAsia="Cambria" w:hAnsi="Cambria" w:cs="Cambria"/>
        </w:rPr>
        <w:t xml:space="preserve"> with</w:t>
      </w:r>
      <w:r w:rsidRPr="00BB241F">
        <w:rPr>
          <w:rFonts w:ascii="Cambria" w:eastAsia="Cambria" w:hAnsi="Cambria" w:cs="Cambria"/>
        </w:rPr>
        <w:t xml:space="preserve"> substitution models set to HKY+G, </w:t>
      </w:r>
      <w:r w:rsidR="0025719B" w:rsidRPr="00BB241F">
        <w:rPr>
          <w:rFonts w:ascii="Cambria" w:eastAsia="Cambria" w:hAnsi="Cambria" w:cs="Cambria"/>
        </w:rPr>
        <w:t xml:space="preserve">an </w:t>
      </w:r>
      <w:r w:rsidRPr="00BB241F">
        <w:rPr>
          <w:rFonts w:ascii="Cambria" w:eastAsia="Cambria" w:hAnsi="Cambria" w:cs="Cambria"/>
        </w:rPr>
        <w:t xml:space="preserve">overall </w:t>
      </w:r>
      <w:r w:rsidR="00B76742" w:rsidRPr="00BB241F">
        <w:rPr>
          <w:rFonts w:ascii="Cambria" w:eastAsia="Cambria" w:hAnsi="Cambria" w:cs="Cambria"/>
        </w:rPr>
        <w:t>constant-</w:t>
      </w:r>
      <w:r w:rsidR="00D139FB" w:rsidRPr="00BB241F">
        <w:rPr>
          <w:rFonts w:ascii="Cambria" w:eastAsia="Cambria" w:hAnsi="Cambria" w:cs="Cambria"/>
        </w:rPr>
        <w:t>populations model, and a Birth-Death speciation model</w:t>
      </w:r>
      <w:r w:rsidRPr="00BB241F">
        <w:rPr>
          <w:rFonts w:ascii="Cambria" w:eastAsia="Cambria" w:hAnsi="Cambria" w:cs="Cambria"/>
        </w:rPr>
        <w:t>.</w:t>
      </w:r>
      <w:r w:rsidR="00D139FB" w:rsidRPr="00BB241F">
        <w:rPr>
          <w:rFonts w:ascii="Cambria" w:eastAsia="Cambria" w:hAnsi="Cambria" w:cs="Cambria"/>
        </w:rPr>
        <w:t xml:space="preserve"> Each subclade </w:t>
      </w:r>
      <w:r w:rsidR="004D1DB9" w:rsidRPr="00BB241F">
        <w:rPr>
          <w:rFonts w:ascii="Cambria" w:eastAsia="Cambria" w:hAnsi="Cambria" w:cs="Cambria"/>
        </w:rPr>
        <w:t xml:space="preserve">analysis </w:t>
      </w:r>
      <w:r w:rsidR="00D139FB" w:rsidRPr="00BB241F">
        <w:rPr>
          <w:rFonts w:ascii="Cambria" w:eastAsia="Cambria" w:hAnsi="Cambria" w:cs="Cambria"/>
        </w:rPr>
        <w:t xml:space="preserve">was set with </w:t>
      </w:r>
      <w:r w:rsidR="004D1DB9" w:rsidRPr="00BB241F">
        <w:rPr>
          <w:rFonts w:ascii="Cambria" w:eastAsia="Cambria" w:hAnsi="Cambria" w:cs="Cambria"/>
        </w:rPr>
        <w:t xml:space="preserve">a </w:t>
      </w:r>
      <w:r w:rsidR="00D139FB" w:rsidRPr="00BB241F">
        <w:rPr>
          <w:rFonts w:ascii="Cambria" w:eastAsia="Cambria" w:hAnsi="Cambria" w:cs="Cambria"/>
        </w:rPr>
        <w:t xml:space="preserve">relative date for tree height by placing a tight </w:t>
      </w:r>
      <w:proofErr w:type="gramStart"/>
      <w:r w:rsidR="00D139FB" w:rsidRPr="00BB241F">
        <w:rPr>
          <w:rFonts w:ascii="Cambria" w:eastAsia="Cambria" w:hAnsi="Cambria" w:cs="Cambria"/>
        </w:rPr>
        <w:t>Normal(</w:t>
      </w:r>
      <w:proofErr w:type="gramEnd"/>
      <w:r w:rsidR="00D139FB" w:rsidRPr="00BB241F">
        <w:rPr>
          <w:rFonts w:ascii="Cambria" w:eastAsia="Cambria" w:hAnsi="Cambria" w:cs="Cambria"/>
        </w:rPr>
        <w:t>1,0.001) prior on the root node to facilitate easy integration back into the skeleton tree.</w:t>
      </w:r>
      <w:r w:rsidR="00F95B23" w:rsidRPr="00BB241F">
        <w:rPr>
          <w:rFonts w:ascii="Cambria" w:eastAsia="Cambria" w:hAnsi="Cambria" w:cs="Cambria"/>
        </w:rPr>
        <w:t xml:space="preserve"> Two independent </w:t>
      </w:r>
      <w:r w:rsidR="00B27D50" w:rsidRPr="00BB241F">
        <w:rPr>
          <w:rFonts w:ascii="Cambria" w:eastAsia="Cambria" w:hAnsi="Cambria" w:cs="Cambria"/>
        </w:rPr>
        <w:t xml:space="preserve">MCMC runs </w:t>
      </w:r>
      <w:r w:rsidR="00F95B23" w:rsidRPr="00BB241F">
        <w:rPr>
          <w:rFonts w:ascii="Cambria" w:eastAsia="Cambria" w:hAnsi="Cambria" w:cs="Cambria"/>
        </w:rPr>
        <w:t xml:space="preserve">were conducted for each subclade and the skeleton tree, with </w:t>
      </w:r>
      <w:r w:rsidR="004D1DB9" w:rsidRPr="00BB241F">
        <w:rPr>
          <w:rFonts w:ascii="Cambria" w:eastAsia="Cambria" w:hAnsi="Cambria" w:cs="Cambria"/>
        </w:rPr>
        <w:t xml:space="preserve">a </w:t>
      </w:r>
      <w:r w:rsidR="00F95B23" w:rsidRPr="00BB241F">
        <w:rPr>
          <w:rFonts w:ascii="Cambria" w:eastAsia="Cambria" w:hAnsi="Cambria" w:cs="Cambria"/>
        </w:rPr>
        <w:t>chain length of 1.0x10</w:t>
      </w:r>
      <w:r w:rsidR="00F95B23" w:rsidRPr="00BB241F">
        <w:rPr>
          <w:rFonts w:ascii="Cambria" w:eastAsia="Cambria" w:hAnsi="Cambria" w:cs="Cambria"/>
          <w:vertAlign w:val="superscript"/>
        </w:rPr>
        <w:t>9</w:t>
      </w:r>
      <w:r w:rsidR="00F95B23" w:rsidRPr="00BB241F">
        <w:rPr>
          <w:rFonts w:ascii="Cambria" w:eastAsia="Cambria" w:hAnsi="Cambria" w:cs="Cambria"/>
        </w:rPr>
        <w:t>, logging every 1.0x10</w:t>
      </w:r>
      <w:r w:rsidR="00F95B23" w:rsidRPr="00BB241F">
        <w:rPr>
          <w:rFonts w:ascii="Cambria" w:eastAsia="Cambria" w:hAnsi="Cambria" w:cs="Cambria"/>
          <w:vertAlign w:val="superscript"/>
        </w:rPr>
        <w:t>5</w:t>
      </w:r>
      <w:r w:rsidR="00F95B23" w:rsidRPr="00BB241F">
        <w:rPr>
          <w:rFonts w:ascii="Cambria" w:eastAsia="Cambria" w:hAnsi="Cambria" w:cs="Cambria"/>
        </w:rPr>
        <w:t xml:space="preserve">, and results were combined after 20% burn-in was removed. The largest internal clade required four independent runs to ensure adequate </w:t>
      </w:r>
      <w:r w:rsidR="0025719B" w:rsidRPr="00BB241F">
        <w:rPr>
          <w:rFonts w:ascii="Cambria" w:eastAsia="Cambria" w:hAnsi="Cambria" w:cs="Cambria"/>
        </w:rPr>
        <w:t>effective sample size (</w:t>
      </w:r>
      <w:r w:rsidR="00F95B23" w:rsidRPr="00BB241F">
        <w:rPr>
          <w:rFonts w:ascii="Cambria" w:eastAsia="Cambria" w:hAnsi="Cambria" w:cs="Cambria"/>
        </w:rPr>
        <w:t>ESS</w:t>
      </w:r>
      <w:r w:rsidR="0025719B" w:rsidRPr="00BB241F">
        <w:rPr>
          <w:rFonts w:ascii="Cambria" w:eastAsia="Cambria" w:hAnsi="Cambria" w:cs="Cambria"/>
        </w:rPr>
        <w:t>)</w:t>
      </w:r>
      <w:r w:rsidR="00F95B23" w:rsidRPr="00BB241F">
        <w:rPr>
          <w:rFonts w:ascii="Cambria" w:eastAsia="Cambria" w:hAnsi="Cambria" w:cs="Cambria"/>
        </w:rPr>
        <w:t xml:space="preserve"> values (&gt;200) for all parameters </w:t>
      </w:r>
      <w:r w:rsidR="00F53D26" w:rsidRPr="00BB241F">
        <w:rPr>
          <w:rFonts w:ascii="Cambria" w:eastAsia="Cambria" w:hAnsi="Cambria" w:cs="Cambria"/>
        </w:rPr>
        <w:fldChar w:fldCharType="begin"/>
      </w:r>
      <w:r w:rsidR="003F66AA" w:rsidRPr="00BB241F">
        <w:rPr>
          <w:rFonts w:ascii="Cambria" w:eastAsia="Cambria" w:hAnsi="Cambria" w:cs="Cambria"/>
        </w:rPr>
        <w:instrText xml:space="preserve"> ADDIN EN.CITE &lt;EndNote&gt;&lt;Cite&gt;&lt;Author&gt;Rambaut&lt;/Author&gt;&lt;Year&gt;2018&lt;/Year&gt;&lt;RecNum&gt;253&lt;/RecNum&gt;&lt;Prefix&gt;assessed using Tracer v1.7`; &lt;/Prefix&gt;&lt;DisplayText&gt;(assessed using Tracer v1.7; Rambaut, Drummond, Xie, Baele &amp;amp; Suchard, 2018)&lt;/DisplayText&gt;&lt;record&gt;&lt;rec-number&gt;253&lt;/rec-number&gt;&lt;foreign-keys&gt;&lt;key app="EN" db-id="2wa95vfw9vxa03et5wvpefx7w0tdpdr95det" timestamp="1416963113"&gt;253&lt;/key&gt;&lt;/foreign-keys&gt;&lt;ref-type name="Computer Program"&gt;9&lt;/ref-type&gt;&lt;contributors&gt;&lt;authors&gt;&lt;author&gt;Rambaut, Andrew&lt;/author&gt;&lt;author&gt;Drummond, Alexei J&lt;/author&gt;&lt;author&gt;Xie, D&lt;/author&gt;&lt;author&gt;Baele, G&lt;/author&gt;&lt;author&gt;Suchard, Marc A&lt;/author&gt;&lt;/authors&gt;&lt;/contributors&gt;&lt;titles&gt;&lt;title&gt;Tracer&lt;/title&gt;&lt;/titles&gt;&lt;edition&gt;1.7&lt;/edition&gt;&lt;dates&gt;&lt;year&gt;2018&lt;/year&gt;&lt;/dates&gt;&lt;pub-location&gt;Available from http://beast.community/tracer&lt;/pub-location&gt;&lt;urls&gt;&lt;/urls&gt;&lt;/record&gt;&lt;/Cite&gt;&lt;/EndNote&gt;</w:instrText>
      </w:r>
      <w:r w:rsidR="00F53D26" w:rsidRPr="00BB241F">
        <w:rPr>
          <w:rFonts w:ascii="Cambria" w:eastAsia="Cambria" w:hAnsi="Cambria" w:cs="Cambria"/>
        </w:rPr>
        <w:fldChar w:fldCharType="separate"/>
      </w:r>
      <w:r w:rsidR="003F66AA" w:rsidRPr="00BB241F">
        <w:rPr>
          <w:rFonts w:ascii="Cambria" w:eastAsia="Cambria" w:hAnsi="Cambria" w:cs="Cambria"/>
          <w:noProof/>
        </w:rPr>
        <w:t>(assessed using Tracer v1.7; Rambaut, Drummond, Xie, Baele &amp; Suchard, 2018)</w:t>
      </w:r>
      <w:r w:rsidR="00F53D26" w:rsidRPr="00BB241F">
        <w:rPr>
          <w:rFonts w:ascii="Cambria" w:eastAsia="Cambria" w:hAnsi="Cambria" w:cs="Cambria"/>
        </w:rPr>
        <w:fldChar w:fldCharType="end"/>
      </w:r>
      <w:r w:rsidR="00F53D26" w:rsidRPr="00BB241F">
        <w:rPr>
          <w:rFonts w:ascii="Cambria" w:eastAsia="Cambria" w:hAnsi="Cambria" w:cs="Cambria"/>
        </w:rPr>
        <w:t>.</w:t>
      </w:r>
    </w:p>
    <w:p w14:paraId="493DF483" w14:textId="31DA5D9C" w:rsidR="00C05B79" w:rsidRPr="00BB241F" w:rsidRDefault="00C05B79" w:rsidP="00B10B84">
      <w:pPr>
        <w:spacing w:line="360" w:lineRule="auto"/>
        <w:ind w:firstLine="720"/>
        <w:rPr>
          <w:rFonts w:ascii="Cambria" w:eastAsia="Cambria" w:hAnsi="Cambria" w:cs="Cambria"/>
        </w:rPr>
      </w:pPr>
      <w:r w:rsidRPr="00BB241F">
        <w:rPr>
          <w:rFonts w:ascii="Cambria" w:eastAsia="Cambria" w:hAnsi="Cambria" w:cs="Cambria"/>
        </w:rPr>
        <w:t xml:space="preserve">After the StarBEAST2 analyses </w:t>
      </w:r>
      <w:r w:rsidR="00380CE2" w:rsidRPr="00BB241F">
        <w:rPr>
          <w:rFonts w:ascii="Cambria" w:eastAsia="Cambria" w:hAnsi="Cambria" w:cs="Cambria"/>
        </w:rPr>
        <w:t>were</w:t>
      </w:r>
      <w:r w:rsidRPr="00BB241F">
        <w:rPr>
          <w:rFonts w:ascii="Cambria" w:eastAsia="Cambria" w:hAnsi="Cambria" w:cs="Cambria"/>
        </w:rPr>
        <w:t xml:space="preserve"> completed, the trees sampled from the posterior of each subclade analysis </w:t>
      </w:r>
      <w:r w:rsidR="00380CE2" w:rsidRPr="00BB241F">
        <w:rPr>
          <w:rFonts w:ascii="Cambria" w:eastAsia="Cambria" w:hAnsi="Cambria" w:cs="Cambria"/>
        </w:rPr>
        <w:t>were</w:t>
      </w:r>
      <w:r w:rsidRPr="00BB241F">
        <w:rPr>
          <w:rFonts w:ascii="Cambria" w:eastAsia="Cambria" w:hAnsi="Cambria" w:cs="Cambria"/>
        </w:rPr>
        <w:t xml:space="preserve"> integrated with trees sampled from the posterior of the skeleton tree analysis by replacing each pair of subclade-delimiting lineages with a sampled full subclade tree, with branch lengths scaled </w:t>
      </w:r>
      <w:r w:rsidRPr="00BB241F">
        <w:rPr>
          <w:rFonts w:ascii="Cambria" w:eastAsia="Cambria" w:hAnsi="Cambria" w:cs="Cambria"/>
        </w:rPr>
        <w:lastRenderedPageBreak/>
        <w:t xml:space="preserve">to match the subclade root date of the sampled skeleton tree. </w:t>
      </w:r>
      <w:r w:rsidRPr="00BB241F">
        <w:rPr>
          <w:rFonts w:ascii="Cambria" w:hAnsi="Cambria"/>
          <w:lang w:eastAsia="en-AU"/>
        </w:rPr>
        <w:t xml:space="preserve">The new collection of dated trees </w:t>
      </w:r>
      <w:r w:rsidR="00B76742" w:rsidRPr="00BB241F">
        <w:rPr>
          <w:rFonts w:ascii="Cambria" w:hAnsi="Cambria"/>
          <w:lang w:eastAsia="en-AU"/>
        </w:rPr>
        <w:t xml:space="preserve">contained </w:t>
      </w:r>
      <w:r w:rsidRPr="00BB241F">
        <w:rPr>
          <w:rFonts w:ascii="Cambria" w:hAnsi="Cambria"/>
          <w:lang w:eastAsia="en-AU"/>
        </w:rPr>
        <w:t xml:space="preserve">all lineages, </w:t>
      </w:r>
      <w:r w:rsidR="00380CE2" w:rsidRPr="00BB241F">
        <w:rPr>
          <w:rFonts w:ascii="Cambria" w:hAnsi="Cambria"/>
          <w:lang w:eastAsia="en-AU"/>
        </w:rPr>
        <w:t>was</w:t>
      </w:r>
      <w:r w:rsidRPr="00BB241F">
        <w:rPr>
          <w:rFonts w:ascii="Cambria" w:hAnsi="Cambria"/>
          <w:lang w:eastAsia="en-AU"/>
        </w:rPr>
        <w:t xml:space="preserve"> </w:t>
      </w:r>
      <w:r w:rsidRPr="00BB241F">
        <w:rPr>
          <w:rFonts w:ascii="Cambria" w:eastAsia="Cambria" w:hAnsi="Cambria" w:cs="Cambria"/>
        </w:rPr>
        <w:t xml:space="preserve">treated (with caveats) as a posterior distribution of dated species trees, and </w:t>
      </w:r>
      <w:r w:rsidR="00B76742" w:rsidRPr="00BB241F">
        <w:rPr>
          <w:rFonts w:ascii="Cambria" w:eastAsia="Cambria" w:hAnsi="Cambria" w:cs="Cambria"/>
        </w:rPr>
        <w:t xml:space="preserve">was </w:t>
      </w:r>
      <w:r w:rsidRPr="00BB241F">
        <w:rPr>
          <w:rFonts w:ascii="Cambria" w:eastAsia="Cambria" w:hAnsi="Cambria" w:cs="Cambria"/>
        </w:rPr>
        <w:t xml:space="preserve">summarised as a </w:t>
      </w:r>
      <w:r w:rsidR="004D1DB9" w:rsidRPr="00BB241F">
        <w:rPr>
          <w:rFonts w:ascii="Cambria" w:eastAsia="Cambria" w:hAnsi="Cambria" w:cs="Cambria"/>
        </w:rPr>
        <w:t>Maximum-</w:t>
      </w:r>
      <w:r w:rsidRPr="00BB241F">
        <w:rPr>
          <w:rFonts w:ascii="Cambria" w:eastAsia="Cambria" w:hAnsi="Cambria" w:cs="Cambria"/>
        </w:rPr>
        <w:t xml:space="preserve">Clade Credibility tree calculated with </w:t>
      </w:r>
      <w:proofErr w:type="spellStart"/>
      <w:r w:rsidRPr="00BB241F">
        <w:rPr>
          <w:rFonts w:ascii="Cambria" w:eastAsia="Cambria" w:hAnsi="Cambria" w:cs="Cambria"/>
        </w:rPr>
        <w:t>TreeAnnotator</w:t>
      </w:r>
      <w:proofErr w:type="spellEnd"/>
      <w:r w:rsidR="00A4120E" w:rsidRPr="00BB241F">
        <w:rPr>
          <w:rFonts w:ascii="Cambria" w:eastAsia="Cambria" w:hAnsi="Cambria" w:cs="Cambria"/>
        </w:rPr>
        <w:t xml:space="preserve"> v2.4.8 </w:t>
      </w:r>
      <w:r w:rsidR="00A4120E" w:rsidRPr="00BB241F">
        <w:rPr>
          <w:rFonts w:ascii="Cambria" w:eastAsia="Cambria" w:hAnsi="Cambria" w:cs="Cambria"/>
        </w:rPr>
        <w:fldChar w:fldCharType="begin"/>
      </w:r>
      <w:r w:rsidR="00DF7BC7" w:rsidRPr="00BB241F">
        <w:rPr>
          <w:rFonts w:ascii="Cambria" w:eastAsia="Cambria" w:hAnsi="Cambria" w:cs="Cambria"/>
        </w:rPr>
        <w:instrText xml:space="preserve"> ADDIN EN.CITE &lt;EndNote&gt;&lt;Cite&gt;&lt;Author&gt;Rambaut&lt;/Author&gt;&lt;Year&gt;2002-2017&lt;/Year&gt;&lt;RecNum&gt;458&lt;/RecNum&gt;&lt;DisplayText&gt;(Rambaut &amp;amp; Drummond, 2002-2017)&lt;/DisplayText&gt;&lt;record&gt;&lt;rec-number&gt;458&lt;/rec-number&gt;&lt;foreign-keys&gt;&lt;key app="EN" db-id="2wa95vfw9vxa03et5wvpefx7w0tdpdr95det" timestamp="1466643355"&gt;458&lt;/key&gt;&lt;/foreign-keys&gt;&lt;ref-type name="Computer Program"&gt;9&lt;/ref-type&gt;&lt;contributors&gt;&lt;authors&gt;&lt;author&gt;Rambaut, Andrew&lt;/author&gt;&lt;author&gt;Drummond, Alexei J&lt;/author&gt;&lt;/authors&gt;&lt;/contributors&gt;&lt;titles&gt;&lt;title&gt;TreeAnnotator&lt;/title&gt;&lt;/titles&gt;&lt;edition&gt;2.4.8&lt;/edition&gt;&lt;dates&gt;&lt;year&gt;2002-2017&lt;/year&gt;&lt;/dates&gt;&lt;pub-location&gt;Available from https://www.beast2.org/&lt;/pub-location&gt;&lt;urls&gt;&lt;/urls&gt;&lt;/record&gt;&lt;/Cite&gt;&lt;/EndNote&gt;</w:instrText>
      </w:r>
      <w:r w:rsidR="00A4120E" w:rsidRPr="00BB241F">
        <w:rPr>
          <w:rFonts w:ascii="Cambria" w:eastAsia="Cambria" w:hAnsi="Cambria" w:cs="Cambria"/>
        </w:rPr>
        <w:fldChar w:fldCharType="separate"/>
      </w:r>
      <w:r w:rsidR="00DF7BC7" w:rsidRPr="00BB241F">
        <w:rPr>
          <w:rFonts w:ascii="Cambria" w:eastAsia="Cambria" w:hAnsi="Cambria" w:cs="Cambria"/>
          <w:noProof/>
        </w:rPr>
        <w:t>(Rambaut &amp; Drummond, 2002-2017)</w:t>
      </w:r>
      <w:r w:rsidR="00A4120E" w:rsidRPr="00BB241F">
        <w:rPr>
          <w:rFonts w:ascii="Cambria" w:eastAsia="Cambria" w:hAnsi="Cambria" w:cs="Cambria"/>
        </w:rPr>
        <w:fldChar w:fldCharType="end"/>
      </w:r>
      <w:r w:rsidRPr="00BB241F">
        <w:rPr>
          <w:rFonts w:ascii="Cambria" w:eastAsia="Cambria" w:hAnsi="Cambria" w:cs="Cambria"/>
        </w:rPr>
        <w:t>.</w:t>
      </w:r>
    </w:p>
    <w:p w14:paraId="72CC9688" w14:textId="51570067" w:rsidR="000A6464" w:rsidRPr="00BB241F" w:rsidRDefault="00004107" w:rsidP="00B10B84">
      <w:pPr>
        <w:spacing w:line="360" w:lineRule="auto"/>
        <w:rPr>
          <w:rFonts w:ascii="Cambria" w:eastAsia="Cambria" w:hAnsi="Cambria" w:cs="Cambria"/>
          <w:i/>
        </w:rPr>
      </w:pPr>
      <w:r w:rsidRPr="00BB241F">
        <w:rPr>
          <w:rFonts w:ascii="Cambria" w:hAnsi="Cambria"/>
          <w:b/>
        </w:rPr>
        <w:tab/>
      </w:r>
      <w:r w:rsidR="005532C4" w:rsidRPr="00BB241F">
        <w:rPr>
          <w:rFonts w:ascii="Cambria" w:eastAsia="Cambria" w:hAnsi="Cambria" w:cs="Cambria"/>
        </w:rPr>
        <w:t xml:space="preserve">For all </w:t>
      </w:r>
      <w:r w:rsidR="004D1DB9" w:rsidRPr="00BB241F">
        <w:rPr>
          <w:rFonts w:ascii="Cambria" w:eastAsia="Cambria" w:hAnsi="Cambria" w:cs="Cambria"/>
        </w:rPr>
        <w:t xml:space="preserve">macroevolutionary </w:t>
      </w:r>
      <w:r w:rsidR="005532C4" w:rsidRPr="00BB241F">
        <w:rPr>
          <w:rFonts w:ascii="Cambria" w:eastAsia="Cambria" w:hAnsi="Cambria" w:cs="Cambria"/>
        </w:rPr>
        <w:t>analyses</w:t>
      </w:r>
      <w:r w:rsidR="004D1DB9" w:rsidRPr="00BB241F">
        <w:rPr>
          <w:rFonts w:ascii="Cambria" w:eastAsia="Cambria" w:hAnsi="Cambria" w:cs="Cambria"/>
        </w:rPr>
        <w:t>,</w:t>
      </w:r>
      <w:r w:rsidR="005532C4" w:rsidRPr="00BB241F">
        <w:rPr>
          <w:rFonts w:ascii="Cambria" w:eastAsia="Cambria" w:hAnsi="Cambria" w:cs="Cambria"/>
        </w:rPr>
        <w:t xml:space="preserve"> we used the coalescent species tree as the basic framework. </w:t>
      </w:r>
      <w:r w:rsidR="00A92889" w:rsidRPr="00BB241F">
        <w:rPr>
          <w:rFonts w:ascii="Cambria" w:eastAsia="Cambria" w:hAnsi="Cambria" w:cs="Cambria"/>
        </w:rPr>
        <w:t xml:space="preserve">We </w:t>
      </w:r>
      <w:r w:rsidR="008A78EB" w:rsidRPr="00BB241F">
        <w:rPr>
          <w:rFonts w:ascii="Cambria" w:eastAsia="Cambria" w:hAnsi="Cambria" w:cs="Cambria"/>
        </w:rPr>
        <w:t>calibrated</w:t>
      </w:r>
      <w:r w:rsidR="00A92889" w:rsidRPr="00BB241F">
        <w:rPr>
          <w:rFonts w:ascii="Cambria" w:eastAsia="Cambria" w:hAnsi="Cambria" w:cs="Cambria"/>
        </w:rPr>
        <w:t xml:space="preserve"> the Maximum-Clade Credibility tree into a timeframe of millions of years before present by assigning</w:t>
      </w:r>
      <w:r w:rsidR="003B6913" w:rsidRPr="00BB241F">
        <w:rPr>
          <w:rFonts w:ascii="Cambria" w:eastAsia="Cambria" w:hAnsi="Cambria" w:cs="Cambria"/>
        </w:rPr>
        <w:t xml:space="preserve"> a</w:t>
      </w:r>
      <w:r w:rsidR="00A92889" w:rsidRPr="00BB241F">
        <w:rPr>
          <w:rFonts w:ascii="Cambria" w:eastAsia="Cambria" w:hAnsi="Cambria" w:cs="Cambria"/>
        </w:rPr>
        <w:t xml:space="preserve"> crown age</w:t>
      </w:r>
      <w:r w:rsidR="003B6913" w:rsidRPr="00BB241F">
        <w:rPr>
          <w:rFonts w:ascii="Cambria" w:eastAsia="Cambria" w:hAnsi="Cambria" w:cs="Cambria"/>
        </w:rPr>
        <w:t xml:space="preserve"> of </w:t>
      </w:r>
      <w:r w:rsidR="00D820E8" w:rsidRPr="00BB241F">
        <w:rPr>
          <w:rFonts w:ascii="Cambria" w:eastAsia="Cambria" w:hAnsi="Cambria" w:cs="Cambria"/>
        </w:rPr>
        <w:t xml:space="preserve">24 million years to the </w:t>
      </w:r>
      <w:r w:rsidR="00B76742" w:rsidRPr="00BB241F">
        <w:rPr>
          <w:rFonts w:ascii="Cambria" w:eastAsia="Cambria" w:hAnsi="Cambria" w:cs="Cambria"/>
        </w:rPr>
        <w:t>well-</w:t>
      </w:r>
      <w:r w:rsidR="00D820E8" w:rsidRPr="00BB241F">
        <w:rPr>
          <w:rFonts w:ascii="Cambria" w:eastAsia="Cambria" w:hAnsi="Cambria" w:cs="Cambria"/>
        </w:rPr>
        <w:t xml:space="preserve">supported </w:t>
      </w:r>
      <w:r w:rsidR="00D22B7A" w:rsidRPr="00BB241F">
        <w:rPr>
          <w:rFonts w:ascii="Cambria" w:eastAsia="Cambria" w:hAnsi="Cambria" w:cs="Cambria"/>
        </w:rPr>
        <w:t xml:space="preserve">node </w:t>
      </w:r>
      <w:r w:rsidR="00D820E8" w:rsidRPr="00BB241F">
        <w:rPr>
          <w:rFonts w:ascii="Cambria" w:eastAsia="Cambria" w:hAnsi="Cambria" w:cs="Cambria"/>
        </w:rPr>
        <w:t>comprising the two main Australia</w:t>
      </w:r>
      <w:r w:rsidR="00B76742" w:rsidRPr="00BB241F">
        <w:rPr>
          <w:rFonts w:ascii="Cambria" w:eastAsia="Cambria" w:hAnsi="Cambria" w:cs="Cambria"/>
        </w:rPr>
        <w:t>n</w:t>
      </w:r>
      <w:r w:rsidR="00D820E8" w:rsidRPr="00BB241F">
        <w:rPr>
          <w:rFonts w:ascii="Cambria" w:eastAsia="Cambria" w:hAnsi="Cambria" w:cs="Cambria"/>
        </w:rPr>
        <w:t xml:space="preserve"> radiation</w:t>
      </w:r>
      <w:r w:rsidR="00B76742" w:rsidRPr="00BB241F">
        <w:rPr>
          <w:rFonts w:ascii="Cambria" w:eastAsia="Cambria" w:hAnsi="Cambria" w:cs="Cambria"/>
        </w:rPr>
        <w:t>s</w:t>
      </w:r>
      <w:r w:rsidR="00D820E8" w:rsidRPr="00BB241F">
        <w:rPr>
          <w:rFonts w:ascii="Cambria" w:eastAsia="Cambria" w:hAnsi="Cambria" w:cs="Cambria"/>
        </w:rPr>
        <w:t xml:space="preserve"> and the two </w:t>
      </w:r>
      <w:r w:rsidR="00B76742" w:rsidRPr="00BB241F">
        <w:rPr>
          <w:rFonts w:ascii="Cambria" w:eastAsia="Cambria" w:hAnsi="Cambria" w:cs="Cambria"/>
        </w:rPr>
        <w:t>large-</w:t>
      </w:r>
      <w:r w:rsidR="00D820E8" w:rsidRPr="00BB241F">
        <w:rPr>
          <w:rFonts w:ascii="Cambria" w:eastAsia="Cambria" w:hAnsi="Cambria" w:cs="Cambria"/>
        </w:rPr>
        <w:t>bodied Melanesian radiations (see results below). This age constraint</w:t>
      </w:r>
      <w:r w:rsidR="003B6913" w:rsidRPr="00BB241F">
        <w:rPr>
          <w:rFonts w:ascii="Cambria" w:eastAsia="Cambria" w:hAnsi="Cambria" w:cs="Cambria"/>
        </w:rPr>
        <w:t xml:space="preserve"> </w:t>
      </w:r>
      <w:r w:rsidR="00A92889" w:rsidRPr="00BB241F">
        <w:rPr>
          <w:rFonts w:ascii="Cambria" w:eastAsia="Cambria" w:hAnsi="Cambria" w:cs="Cambria"/>
        </w:rPr>
        <w:t>broadly match</w:t>
      </w:r>
      <w:r w:rsidR="00D820E8" w:rsidRPr="00BB241F">
        <w:rPr>
          <w:rFonts w:ascii="Cambria" w:eastAsia="Cambria" w:hAnsi="Cambria" w:cs="Cambria"/>
        </w:rPr>
        <w:t>es</w:t>
      </w:r>
      <w:r w:rsidR="000B61D8" w:rsidRPr="00BB241F">
        <w:rPr>
          <w:rFonts w:ascii="Cambria" w:eastAsia="Cambria" w:hAnsi="Cambria" w:cs="Cambria"/>
        </w:rPr>
        <w:t xml:space="preserve"> with ages estimated for the same node by </w:t>
      </w:r>
      <w:r w:rsidR="00A92889" w:rsidRPr="00BB241F">
        <w:rPr>
          <w:rFonts w:ascii="Cambria" w:eastAsia="Cambria" w:hAnsi="Cambria" w:cs="Cambria"/>
        </w:rPr>
        <w:t xml:space="preserve">fossil-calibrated </w:t>
      </w:r>
      <w:r w:rsidR="004D1DB9" w:rsidRPr="00BB241F">
        <w:rPr>
          <w:rFonts w:ascii="Cambria" w:eastAsia="Cambria" w:hAnsi="Cambria" w:cs="Cambria"/>
        </w:rPr>
        <w:t>nuclear-gene-based</w:t>
      </w:r>
      <w:r w:rsidR="00A92889" w:rsidRPr="00BB241F">
        <w:rPr>
          <w:rFonts w:ascii="Cambria" w:eastAsia="Cambria" w:hAnsi="Cambria" w:cs="Cambria"/>
        </w:rPr>
        <w:t xml:space="preserve"> dating analyses</w:t>
      </w:r>
      <w:r w:rsidR="00EC5985" w:rsidRPr="00BB241F">
        <w:rPr>
          <w:rFonts w:ascii="Cambria" w:eastAsia="Cambria" w:hAnsi="Cambria" w:cs="Cambria"/>
        </w:rPr>
        <w:t xml:space="preserve"> (</w:t>
      </w:r>
      <w:r w:rsidR="00F765F4" w:rsidRPr="00BB241F">
        <w:rPr>
          <w:rFonts w:ascii="Cambria" w:eastAsia="Cambria" w:hAnsi="Cambria" w:cs="Cambria"/>
        </w:rPr>
        <w:t>e.g.</w:t>
      </w:r>
      <w:r w:rsidR="0025719B" w:rsidRPr="00BB241F">
        <w:rPr>
          <w:rFonts w:ascii="Cambria" w:eastAsia="Cambria" w:hAnsi="Cambria" w:cs="Cambria"/>
        </w:rPr>
        <w:t xml:space="preserve">, </w:t>
      </w:r>
      <w:r w:rsidR="00EC5985" w:rsidRPr="00BB241F">
        <w:rPr>
          <w:rFonts w:ascii="Cambria" w:eastAsia="Cambria" w:hAnsi="Cambria" w:cs="Cambria"/>
        </w:rPr>
        <w:t xml:space="preserve">~24 mya </w:t>
      </w:r>
      <w:r w:rsidR="00F765F4" w:rsidRPr="00BB241F">
        <w:rPr>
          <w:rFonts w:ascii="Cambria" w:eastAsia="Cambria" w:hAnsi="Cambria" w:cs="Cambria"/>
        </w:rPr>
        <w:fldChar w:fldCharType="begin"/>
      </w:r>
      <w:r w:rsidR="003F66AA" w:rsidRPr="00BB241F">
        <w:rPr>
          <w:rFonts w:ascii="Cambria" w:eastAsia="Cambria" w:hAnsi="Cambria" w:cs="Cambria"/>
        </w:rPr>
        <w:instrText xml:space="preserve"> ADDIN EN.CITE &lt;EndNote&gt;&lt;Cite&gt;&lt;Author&gt;Oliver&lt;/Author&gt;&lt;Year&gt;2018&lt;/Year&gt;&lt;RecNum&gt;125&lt;/RecNum&gt;&lt;DisplayText&gt;(Oliver, Brown, Kraus, Rittmeyer, Travers &amp;amp; Siler, 2018)&lt;/DisplayText&gt;&lt;record&gt;&lt;rec-number&gt;125&lt;/rec-number&gt;&lt;foreign-keys&gt;&lt;key app="EN" db-id="few0x52dq052frepdtrpxadctdwpwsfffwed" timestamp="1745554750"&gt;125&lt;/key&gt;&lt;/foreign-keys&gt;&lt;ref-type name="Journal Article"&gt;17&lt;/ref-type&gt;&lt;contributors&gt;&lt;authors&gt;&lt;author&gt;Oliver, Paul M&lt;/author&gt;&lt;author&gt;Brown, Rafe M&lt;/author&gt;&lt;author&gt;Kraus, Fred&lt;/author&gt;&lt;author&gt;Rittmeyer, Eric&lt;/author&gt;&lt;author&gt;Travers, Scott L&lt;/author&gt;&lt;author&gt;Siler, Cameron D&lt;/author&gt;&lt;/authors&gt;&lt;/contributors&gt;&lt;titles&gt;&lt;title&gt;Lizards of the lost arcs: mid-Cenozoic diversification, persistence and ecological marginalization in the West Pacific&lt;/title&gt;&lt;secondary-title&gt;Proceedings of the Royal Society B: Biological Sciences&lt;/secondary-title&gt;&lt;/titles&gt;&lt;periodical&gt;&lt;full-title&gt;Proceedings of the Royal Society B: Biological Sciences&lt;/full-title&gt;&lt;/periodical&gt;&lt;pages&gt;20171760&lt;/pages&gt;&lt;volume&gt;285&lt;/volume&gt;&lt;number&gt;1871&lt;/number&gt;&lt;dates&gt;&lt;year&gt;2018&lt;/year&gt;&lt;/dates&gt;&lt;isbn&gt;0962-8452&lt;/isbn&gt;&lt;urls&gt;&lt;/urls&gt;&lt;/record&gt;&lt;/Cite&gt;&lt;/EndNote&gt;</w:instrText>
      </w:r>
      <w:r w:rsidR="00F765F4" w:rsidRPr="00BB241F">
        <w:rPr>
          <w:rFonts w:ascii="Cambria" w:eastAsia="Cambria" w:hAnsi="Cambria" w:cs="Cambria"/>
        </w:rPr>
        <w:fldChar w:fldCharType="separate"/>
      </w:r>
      <w:r w:rsidR="003F66AA" w:rsidRPr="00BB241F">
        <w:rPr>
          <w:rFonts w:ascii="Cambria" w:eastAsia="Cambria" w:hAnsi="Cambria" w:cs="Cambria"/>
          <w:noProof/>
        </w:rPr>
        <w:t>(Oliver, Brown, Kraus, Rittmeyer, Travers &amp; Siler, 2018)</w:t>
      </w:r>
      <w:r w:rsidR="00F765F4" w:rsidRPr="00BB241F">
        <w:rPr>
          <w:rFonts w:ascii="Cambria" w:eastAsia="Cambria" w:hAnsi="Cambria" w:cs="Cambria"/>
        </w:rPr>
        <w:fldChar w:fldCharType="end"/>
      </w:r>
      <w:r w:rsidR="00EC5985" w:rsidRPr="00BB241F">
        <w:rPr>
          <w:rFonts w:ascii="Cambria" w:eastAsia="Cambria" w:hAnsi="Cambria" w:cs="Cambria"/>
        </w:rPr>
        <w:t>;</w:t>
      </w:r>
      <w:r w:rsidR="001C4818" w:rsidRPr="00BB241F">
        <w:rPr>
          <w:rFonts w:ascii="Cambria" w:eastAsia="Cambria" w:hAnsi="Cambria" w:cs="Cambria"/>
        </w:rPr>
        <w:t xml:space="preserve"> </w:t>
      </w:r>
      <w:r w:rsidR="00EC5985" w:rsidRPr="00BB241F">
        <w:rPr>
          <w:rFonts w:ascii="Cambria" w:eastAsia="Cambria" w:hAnsi="Cambria" w:cs="Cambria"/>
        </w:rPr>
        <w:t>~22</w:t>
      </w:r>
      <w:r w:rsidR="0025719B" w:rsidRPr="00BB241F">
        <w:rPr>
          <w:rFonts w:ascii="Cambria" w:eastAsia="Cambria" w:hAnsi="Cambria" w:cs="Cambria"/>
        </w:rPr>
        <w:t xml:space="preserve"> </w:t>
      </w:r>
      <w:r w:rsidR="00EC5985" w:rsidRPr="00BB241F">
        <w:rPr>
          <w:rFonts w:ascii="Cambria" w:eastAsia="Cambria" w:hAnsi="Cambria" w:cs="Cambria"/>
        </w:rPr>
        <w:t>mya</w:t>
      </w:r>
      <w:r w:rsidR="00F765F4" w:rsidRPr="00BB241F">
        <w:rPr>
          <w:rFonts w:ascii="Cambria" w:eastAsia="Cambria" w:hAnsi="Cambria" w:cs="Cambria"/>
        </w:rPr>
        <w:t xml:space="preserve"> </w:t>
      </w:r>
      <w:r w:rsidR="00F765F4" w:rsidRPr="00BB241F">
        <w:rPr>
          <w:rFonts w:ascii="Cambria" w:eastAsia="Cambria" w:hAnsi="Cambria" w:cs="Cambria"/>
        </w:rPr>
        <w:fldChar w:fldCharType="begin"/>
      </w:r>
      <w:r w:rsidR="003F66AA" w:rsidRPr="00BB241F">
        <w:rPr>
          <w:rFonts w:ascii="Cambria" w:eastAsia="Cambria" w:hAnsi="Cambria" w:cs="Cambria"/>
        </w:rPr>
        <w:instrText xml:space="preserve"> ADDIN EN.CITE &lt;EndNote&gt;&lt;Cite&gt;&lt;Author&gt;Title&lt;/Author&gt;&lt;Year&gt;2024&lt;/Year&gt;&lt;RecNum&gt;99&lt;/RecNum&gt;&lt;DisplayText&gt;(Title, Singhal, Grundler, Costa, Pyron, Colston, Grundler, Prates, Stepanova &amp;amp; Jones, 2024)&lt;/DisplayText&gt;&lt;record&gt;&lt;rec-number&gt;99&lt;/rec-number&gt;&lt;foreign-keys&gt;&lt;key app="EN" db-id="few0x52dq052frepdtrpxadctdwpwsfffwed" timestamp="1742342513"&gt;99&lt;/key&gt;&lt;/foreign-keys&gt;&lt;ref-type name="Journal Article"&gt;17&lt;/ref-type&gt;&lt;contributors&gt;&lt;authors&gt;&lt;author&gt;Title, Pascal O&lt;/author&gt;&lt;author&gt;Singhal, Sonal&lt;/author&gt;&lt;author&gt;Grundler, Michael C&lt;/author&gt;&lt;author&gt;Costa, Gabriel C&lt;/author&gt;&lt;author&gt;Pyron, R Alexander&lt;/author&gt;&lt;author&gt;Colston, Timothy J&lt;/author&gt;&lt;author&gt;Grundler, Maggie R&lt;/author&gt;&lt;author&gt;Prates, Ivan&lt;/author&gt;&lt;author&gt;Stepanova, Natasha&lt;/author&gt;&lt;author&gt;Jones, Marc EH&lt;/author&gt;&lt;/authors&gt;&lt;/contributors&gt;&lt;titles&gt;&lt;title&gt;The macroevolutionary singularity of snakes&lt;/title&gt;&lt;secondary-title&gt;Science&lt;/secondary-title&gt;&lt;/titles&gt;&lt;periodical&gt;&lt;full-title&gt;Science&lt;/full-title&gt;&lt;/periodical&gt;&lt;pages&gt;918-923&lt;/pages&gt;&lt;volume&gt;383&lt;/volume&gt;&lt;number&gt;6685&lt;/number&gt;&lt;dates&gt;&lt;year&gt;2024&lt;/year&gt;&lt;/dates&gt;&lt;isbn&gt;0036-8075&lt;/isbn&gt;&lt;urls&gt;&lt;/urls&gt;&lt;/record&gt;&lt;/Cite&gt;&lt;/EndNote&gt;</w:instrText>
      </w:r>
      <w:r w:rsidR="00F765F4" w:rsidRPr="00BB241F">
        <w:rPr>
          <w:rFonts w:ascii="Cambria" w:eastAsia="Cambria" w:hAnsi="Cambria" w:cs="Cambria"/>
        </w:rPr>
        <w:fldChar w:fldCharType="separate"/>
      </w:r>
      <w:r w:rsidR="003F66AA" w:rsidRPr="00BB241F">
        <w:rPr>
          <w:rFonts w:ascii="Cambria" w:eastAsia="Cambria" w:hAnsi="Cambria" w:cs="Cambria"/>
          <w:noProof/>
        </w:rPr>
        <w:t>(Title, Singhal, Grundler, Costa, Pyron, Colston, Grundler, Prates, Stepanova &amp; Jones, 2024)</w:t>
      </w:r>
      <w:r w:rsidR="00F765F4" w:rsidRPr="00BB241F">
        <w:rPr>
          <w:rFonts w:ascii="Cambria" w:eastAsia="Cambria" w:hAnsi="Cambria" w:cs="Cambria"/>
        </w:rPr>
        <w:fldChar w:fldCharType="end"/>
      </w:r>
      <w:r w:rsidR="000B61D8" w:rsidRPr="00BB241F">
        <w:rPr>
          <w:rFonts w:ascii="Cambria" w:eastAsia="Cambria" w:hAnsi="Cambria" w:cs="Cambria"/>
        </w:rPr>
        <w:t>)</w:t>
      </w:r>
      <w:r w:rsidR="00EC5985" w:rsidRPr="00BB241F">
        <w:rPr>
          <w:rFonts w:ascii="Cambria" w:eastAsia="Cambria" w:hAnsi="Cambria" w:cs="Cambria"/>
        </w:rPr>
        <w:t>.</w:t>
      </w:r>
      <w:r w:rsidR="00A84702" w:rsidRPr="00BB241F">
        <w:rPr>
          <w:rFonts w:ascii="Cambria" w:eastAsia="Cambria" w:hAnsi="Cambria" w:cs="Cambria"/>
          <w:i/>
        </w:rPr>
        <w:t xml:space="preserve"> </w:t>
      </w:r>
    </w:p>
    <w:p w14:paraId="39D359D5" w14:textId="215273E9" w:rsidR="0067764B" w:rsidRPr="00BB241F" w:rsidRDefault="00380CE2" w:rsidP="00B10B84">
      <w:pPr>
        <w:spacing w:line="360" w:lineRule="auto"/>
        <w:ind w:firstLine="720"/>
        <w:rPr>
          <w:rFonts w:ascii="Cambria" w:hAnsi="Cambria"/>
        </w:rPr>
      </w:pPr>
      <w:r w:rsidRPr="00BB241F">
        <w:rPr>
          <w:rFonts w:ascii="Cambria" w:hAnsi="Cambria"/>
        </w:rPr>
        <w:t>Four</w:t>
      </w:r>
      <w:r w:rsidR="00A84702" w:rsidRPr="00BB241F">
        <w:rPr>
          <w:rFonts w:ascii="Cambria" w:hAnsi="Cambria"/>
        </w:rPr>
        <w:t xml:space="preserve"> additional</w:t>
      </w:r>
      <w:r w:rsidR="00D820E8" w:rsidRPr="00BB241F">
        <w:rPr>
          <w:rFonts w:ascii="Cambria" w:hAnsi="Cambria"/>
        </w:rPr>
        <w:t xml:space="preserve"> taxa</w:t>
      </w:r>
      <w:r w:rsidR="00BA765D" w:rsidRPr="00BB241F">
        <w:rPr>
          <w:rFonts w:ascii="Cambria" w:hAnsi="Cambria"/>
        </w:rPr>
        <w:t xml:space="preserve"> for which exon sequences </w:t>
      </w:r>
      <w:r w:rsidR="004D1DB9" w:rsidRPr="00BB241F">
        <w:rPr>
          <w:rFonts w:ascii="Cambria" w:hAnsi="Cambria"/>
        </w:rPr>
        <w:t>were</w:t>
      </w:r>
      <w:r w:rsidR="00BA765D" w:rsidRPr="00BB241F">
        <w:rPr>
          <w:rFonts w:ascii="Cambria" w:hAnsi="Cambria"/>
        </w:rPr>
        <w:t xml:space="preserve"> not available</w:t>
      </w:r>
      <w:r w:rsidR="00A84702" w:rsidRPr="00BB241F">
        <w:rPr>
          <w:rFonts w:ascii="Cambria" w:hAnsi="Cambria"/>
        </w:rPr>
        <w:t xml:space="preserve"> were imputed into th</w:t>
      </w:r>
      <w:r w:rsidRPr="00BB241F">
        <w:rPr>
          <w:rFonts w:ascii="Cambria" w:hAnsi="Cambria"/>
        </w:rPr>
        <w:t>e</w:t>
      </w:r>
      <w:r w:rsidR="000C45E2" w:rsidRPr="00BB241F">
        <w:rPr>
          <w:rFonts w:ascii="Cambria" w:hAnsi="Cambria"/>
        </w:rPr>
        <w:t xml:space="preserve"> dated</w:t>
      </w:r>
      <w:r w:rsidR="00A84702" w:rsidRPr="00BB241F">
        <w:rPr>
          <w:rFonts w:ascii="Cambria" w:hAnsi="Cambria"/>
        </w:rPr>
        <w:t xml:space="preserve"> tree based on their </w:t>
      </w:r>
      <w:r w:rsidR="001A000D" w:rsidRPr="00BB241F">
        <w:rPr>
          <w:rFonts w:ascii="Cambria" w:hAnsi="Cambria"/>
        </w:rPr>
        <w:t xml:space="preserve">inferred </w:t>
      </w:r>
      <w:r w:rsidR="00A84702" w:rsidRPr="00BB241F">
        <w:rPr>
          <w:rFonts w:ascii="Cambria" w:hAnsi="Cambria"/>
        </w:rPr>
        <w:t xml:space="preserve">phylogenetic </w:t>
      </w:r>
      <w:r w:rsidR="000C45E2" w:rsidRPr="00BB241F">
        <w:rPr>
          <w:rFonts w:ascii="Cambria" w:hAnsi="Cambria"/>
        </w:rPr>
        <w:t>position</w:t>
      </w:r>
      <w:r w:rsidR="0069044C" w:rsidRPr="00BB241F">
        <w:rPr>
          <w:rFonts w:ascii="Cambria" w:hAnsi="Cambria"/>
        </w:rPr>
        <w:t xml:space="preserve"> and inferred </w:t>
      </w:r>
      <w:r w:rsidR="001A000D" w:rsidRPr="00BB241F">
        <w:rPr>
          <w:rFonts w:ascii="Cambria" w:hAnsi="Cambria"/>
        </w:rPr>
        <w:t xml:space="preserve">divergence dates </w:t>
      </w:r>
      <w:r w:rsidR="00A84702" w:rsidRPr="00BB241F">
        <w:rPr>
          <w:rFonts w:ascii="Cambria" w:hAnsi="Cambria"/>
        </w:rPr>
        <w:t>in mitochondrial analyses</w:t>
      </w:r>
      <w:r w:rsidR="000C45E2" w:rsidRPr="00BB241F">
        <w:rPr>
          <w:rFonts w:ascii="Cambria" w:hAnsi="Cambria"/>
        </w:rPr>
        <w:t>. Specifically</w:t>
      </w:r>
      <w:r w:rsidR="004D1DB9" w:rsidRPr="00BB241F">
        <w:rPr>
          <w:rFonts w:ascii="Cambria" w:hAnsi="Cambria"/>
        </w:rPr>
        <w:t>,</w:t>
      </w:r>
      <w:r w:rsidR="000C45E2" w:rsidRPr="00BB241F">
        <w:rPr>
          <w:rFonts w:ascii="Cambria" w:hAnsi="Cambria"/>
        </w:rPr>
        <w:t xml:space="preserve"> these were</w:t>
      </w:r>
      <w:r w:rsidR="000A6464" w:rsidRPr="00BB241F">
        <w:rPr>
          <w:rFonts w:ascii="Cambria" w:hAnsi="Cambria"/>
        </w:rPr>
        <w:t xml:space="preserve"> two</w:t>
      </w:r>
      <w:r w:rsidR="00A84702" w:rsidRPr="00BB241F">
        <w:rPr>
          <w:rFonts w:ascii="Cambria" w:hAnsi="Cambria"/>
        </w:rPr>
        <w:t xml:space="preserve"> divergent lin</w:t>
      </w:r>
      <w:r w:rsidR="000C45E2" w:rsidRPr="00BB241F">
        <w:rPr>
          <w:rFonts w:ascii="Cambria" w:hAnsi="Cambria"/>
        </w:rPr>
        <w:t>e</w:t>
      </w:r>
      <w:r w:rsidR="00A84702" w:rsidRPr="00BB241F">
        <w:rPr>
          <w:rFonts w:ascii="Cambria" w:hAnsi="Cambria"/>
        </w:rPr>
        <w:t>age</w:t>
      </w:r>
      <w:r w:rsidR="000A6464" w:rsidRPr="00BB241F">
        <w:rPr>
          <w:rFonts w:ascii="Cambria" w:hAnsi="Cambria"/>
        </w:rPr>
        <w:t>s</w:t>
      </w:r>
      <w:r w:rsidR="00A84702" w:rsidRPr="00BB241F">
        <w:rPr>
          <w:rFonts w:ascii="Cambria" w:hAnsi="Cambria"/>
        </w:rPr>
        <w:t xml:space="preserve"> within </w:t>
      </w:r>
      <w:r w:rsidR="004D1DB9" w:rsidRPr="00BB241F">
        <w:rPr>
          <w:rFonts w:ascii="Cambria" w:hAnsi="Cambria"/>
        </w:rPr>
        <w:t xml:space="preserve">a </w:t>
      </w:r>
      <w:r w:rsidR="00A84702" w:rsidRPr="00BB241F">
        <w:rPr>
          <w:rFonts w:ascii="Cambria" w:hAnsi="Cambria"/>
        </w:rPr>
        <w:t xml:space="preserve">currently unrecognised clade that occur across Cape York and far southern New Guinea </w:t>
      </w:r>
      <w:r w:rsidR="00E3301E" w:rsidRPr="00BB241F">
        <w:rPr>
          <w:rFonts w:ascii="Cambria" w:hAnsi="Cambria"/>
        </w:rPr>
        <w:t>‒</w:t>
      </w:r>
      <w:r w:rsidR="00A84702" w:rsidRPr="00BB241F">
        <w:rPr>
          <w:rFonts w:ascii="Cambria" w:hAnsi="Cambria"/>
        </w:rPr>
        <w:t xml:space="preserve"> </w:t>
      </w:r>
      <w:r w:rsidR="0067764B" w:rsidRPr="00BB241F">
        <w:rPr>
          <w:rFonts w:ascii="Cambria" w:hAnsi="Cambria"/>
        </w:rPr>
        <w:t>CYsp</w:t>
      </w:r>
      <w:r w:rsidR="00A84702" w:rsidRPr="00BB241F">
        <w:rPr>
          <w:rFonts w:ascii="Cambria" w:hAnsi="Cambria"/>
        </w:rPr>
        <w:t>2</w:t>
      </w:r>
      <w:r w:rsidR="000A6464" w:rsidRPr="00BB241F">
        <w:rPr>
          <w:rFonts w:ascii="Cambria" w:hAnsi="Cambria"/>
        </w:rPr>
        <w:t xml:space="preserve">A and </w:t>
      </w:r>
      <w:proofErr w:type="spellStart"/>
      <w:r w:rsidR="00E3301E" w:rsidRPr="00BB241F">
        <w:rPr>
          <w:rFonts w:ascii="Cambria" w:hAnsi="Cambria"/>
        </w:rPr>
        <w:t>CYspB</w:t>
      </w:r>
      <w:proofErr w:type="spellEnd"/>
      <w:r w:rsidR="0067764B" w:rsidRPr="00BB241F">
        <w:rPr>
          <w:rFonts w:ascii="Cambria" w:hAnsi="Cambria"/>
        </w:rPr>
        <w:t xml:space="preserve">, </w:t>
      </w:r>
      <w:r w:rsidR="00A84702" w:rsidRPr="00BB241F">
        <w:rPr>
          <w:rFonts w:ascii="Cambria" w:hAnsi="Cambria"/>
          <w:i/>
          <w:iCs/>
        </w:rPr>
        <w:t xml:space="preserve">Gehyra </w:t>
      </w:r>
      <w:r w:rsidR="0067764B" w:rsidRPr="00BB241F">
        <w:rPr>
          <w:rFonts w:ascii="Cambria" w:hAnsi="Cambria"/>
          <w:i/>
          <w:iCs/>
        </w:rPr>
        <w:t>corona</w:t>
      </w:r>
      <w:r w:rsidR="00A84702" w:rsidRPr="00BB241F">
        <w:rPr>
          <w:rFonts w:ascii="Cambria" w:hAnsi="Cambria"/>
        </w:rPr>
        <w:t xml:space="preserve"> </w:t>
      </w:r>
      <w:r w:rsidR="000C45E2" w:rsidRPr="00BB241F">
        <w:rPr>
          <w:rFonts w:ascii="Cambria" w:hAnsi="Cambria"/>
        </w:rPr>
        <w:t xml:space="preserve">from an island north of New Guinea, </w:t>
      </w:r>
      <w:r w:rsidR="0067764B" w:rsidRPr="00BB241F">
        <w:rPr>
          <w:rFonts w:ascii="Cambria" w:hAnsi="Cambria"/>
        </w:rPr>
        <w:t xml:space="preserve">and </w:t>
      </w:r>
      <w:r w:rsidR="00A84702" w:rsidRPr="00BB241F">
        <w:rPr>
          <w:rFonts w:ascii="Cambria" w:hAnsi="Cambria"/>
          <w:i/>
          <w:iCs/>
        </w:rPr>
        <w:t xml:space="preserve">Gehyra </w:t>
      </w:r>
      <w:proofErr w:type="spellStart"/>
      <w:r w:rsidR="0067764B" w:rsidRPr="00BB241F">
        <w:rPr>
          <w:rFonts w:ascii="Cambria" w:hAnsi="Cambria"/>
          <w:i/>
          <w:iCs/>
        </w:rPr>
        <w:t>fehlman</w:t>
      </w:r>
      <w:r w:rsidR="00E3301E" w:rsidRPr="00BB241F">
        <w:rPr>
          <w:rFonts w:ascii="Cambria" w:hAnsi="Cambria"/>
          <w:i/>
          <w:iCs/>
        </w:rPr>
        <w:t>n</w:t>
      </w:r>
      <w:r w:rsidR="0067764B" w:rsidRPr="00BB241F">
        <w:rPr>
          <w:rFonts w:ascii="Cambria" w:hAnsi="Cambria"/>
          <w:i/>
          <w:iCs/>
        </w:rPr>
        <w:t>i</w:t>
      </w:r>
      <w:proofErr w:type="spellEnd"/>
      <w:r w:rsidR="000C45E2" w:rsidRPr="00BB241F">
        <w:rPr>
          <w:rFonts w:ascii="Cambria" w:hAnsi="Cambria"/>
        </w:rPr>
        <w:t xml:space="preserve"> from mainland Asia</w:t>
      </w:r>
      <w:r w:rsidR="00A84702" w:rsidRPr="00BB241F">
        <w:rPr>
          <w:rFonts w:ascii="Cambria" w:hAnsi="Cambria"/>
        </w:rPr>
        <w:t xml:space="preserve"> </w:t>
      </w:r>
      <w:r w:rsidR="0029630A" w:rsidRPr="00BB241F">
        <w:rPr>
          <w:rFonts w:ascii="Cambria" w:hAnsi="Cambria"/>
        </w:rPr>
        <w:fldChar w:fldCharType="begin">
          <w:fldData xml:space="preserve">PEVuZE5vdGU+PENpdGU+PEF1dGhvcj5IZWluaWNrZTwvQXV0aG9yPjxZZWFyPjIwMTE8L1llYXI+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</w:fldData>
        </w:fldChar>
      </w:r>
      <w:r w:rsidR="00DF7BC7" w:rsidRPr="00BB241F">
        <w:rPr>
          <w:rFonts w:ascii="Cambria" w:hAnsi="Cambria"/>
        </w:rPr>
        <w:instrText xml:space="preserve"> ADDIN EN.CITE </w:instrText>
      </w:r>
      <w:r w:rsidR="00DF7BC7" w:rsidRPr="00BB241F">
        <w:rPr>
          <w:rFonts w:ascii="Cambria" w:hAnsi="Cambria"/>
        </w:rPr>
        <w:fldChar w:fldCharType="begin">
          <w:fldData xml:space="preserve">PEVuZE5vdGU+PENpdGU+PEF1dGhvcj5IZWluaWNrZTwvQXV0aG9yPjxZZWFyPjIwMTE8L1llYXI+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</w:fldData>
        </w:fldChar>
      </w:r>
      <w:r w:rsidR="00DF7BC7" w:rsidRPr="00BB241F">
        <w:rPr>
          <w:rFonts w:ascii="Cambria" w:hAnsi="Cambria"/>
        </w:rPr>
        <w:instrText xml:space="preserve"> ADDIN EN.CITE.DATA </w:instrText>
      </w:r>
      <w:r w:rsidR="00DF7BC7" w:rsidRPr="00BB241F">
        <w:rPr>
          <w:rFonts w:ascii="Cambria" w:hAnsi="Cambria"/>
        </w:rPr>
      </w:r>
      <w:r w:rsidR="00DF7BC7" w:rsidRPr="00BB241F">
        <w:rPr>
          <w:rFonts w:ascii="Cambria" w:hAnsi="Cambria"/>
        </w:rPr>
        <w:fldChar w:fldCharType="end"/>
      </w:r>
      <w:r w:rsidR="0029630A" w:rsidRPr="00BB241F">
        <w:rPr>
          <w:rFonts w:ascii="Cambria" w:hAnsi="Cambria"/>
        </w:rPr>
      </w:r>
      <w:r w:rsidR="0029630A" w:rsidRPr="00BB241F">
        <w:rPr>
          <w:rFonts w:ascii="Cambria" w:hAnsi="Cambria"/>
        </w:rPr>
        <w:fldChar w:fldCharType="separate"/>
      </w:r>
      <w:r w:rsidR="00DF7BC7" w:rsidRPr="00BB241F">
        <w:rPr>
          <w:rFonts w:ascii="Cambria" w:hAnsi="Cambria"/>
          <w:noProof/>
        </w:rPr>
        <w:t>(Heinicke et al., 2011; Kraus et al., 2024; Oliver et al., 2019)</w:t>
      </w:r>
      <w:r w:rsidR="0029630A" w:rsidRPr="00BB241F">
        <w:rPr>
          <w:rFonts w:ascii="Cambria" w:hAnsi="Cambria"/>
        </w:rPr>
        <w:fldChar w:fldCharType="end"/>
      </w:r>
      <w:r w:rsidR="0029630A" w:rsidRPr="00BB241F">
        <w:rPr>
          <w:rFonts w:ascii="Cambria" w:hAnsi="Cambria"/>
        </w:rPr>
        <w:t xml:space="preserve">. </w:t>
      </w:r>
      <w:r w:rsidR="003739D8" w:rsidRPr="00BB241F">
        <w:rPr>
          <w:rFonts w:ascii="Cambria" w:hAnsi="Cambria"/>
        </w:rPr>
        <w:t>This resulted in a</w:t>
      </w:r>
      <w:r w:rsidRPr="00BB241F">
        <w:rPr>
          <w:rFonts w:ascii="Cambria" w:hAnsi="Cambria"/>
        </w:rPr>
        <w:t xml:space="preserve"> phylogeny with a</w:t>
      </w:r>
      <w:r w:rsidR="003739D8" w:rsidRPr="00BB241F">
        <w:rPr>
          <w:rFonts w:ascii="Cambria" w:hAnsi="Cambria"/>
        </w:rPr>
        <w:t xml:space="preserve"> total of 9</w:t>
      </w:r>
      <w:r w:rsidR="00E228F9" w:rsidRPr="00BB241F">
        <w:rPr>
          <w:rFonts w:ascii="Cambria" w:hAnsi="Cambria"/>
        </w:rPr>
        <w:t>6</w:t>
      </w:r>
      <w:r w:rsidR="003739D8" w:rsidRPr="00BB241F">
        <w:rPr>
          <w:rFonts w:ascii="Cambria" w:hAnsi="Cambria"/>
        </w:rPr>
        <w:t xml:space="preserve"> terminal taxa.</w:t>
      </w:r>
    </w:p>
    <w:p w14:paraId="1F494F3F" w14:textId="77777777" w:rsidR="00B062F8" w:rsidRPr="00BB241F" w:rsidRDefault="00B062F8" w:rsidP="00B10B84">
      <w:pPr>
        <w:spacing w:line="360" w:lineRule="auto"/>
        <w:ind w:firstLine="720"/>
        <w:rPr>
          <w:rFonts w:ascii="Cambria" w:hAnsi="Cambria"/>
        </w:rPr>
      </w:pPr>
    </w:p>
    <w:p w14:paraId="59FE440A" w14:textId="1A5FF363" w:rsidR="00B062F8" w:rsidRPr="00BB241F" w:rsidRDefault="00CC0558" w:rsidP="00B10B84">
      <w:pPr>
        <w:spacing w:line="360" w:lineRule="auto"/>
        <w:rPr>
          <w:rFonts w:ascii="Cambria" w:hAnsi="Cambria"/>
          <w:bCs/>
          <w:i/>
          <w:iCs/>
        </w:rPr>
      </w:pPr>
      <w:del w:id="10" w:author="Nicholas Matzke" w:date="2025-09-06T12:20:00Z" w16du:dateUtc="2025-09-06T00:20:00Z">
        <w:r w:rsidRPr="00BB241F" w:rsidDel="009B7AC5">
          <w:rPr>
            <w:rFonts w:ascii="Cambria" w:hAnsi="Cambria"/>
            <w:bCs/>
            <w:i/>
            <w:iCs/>
          </w:rPr>
          <w:delText xml:space="preserve">Bayesian </w:delText>
        </w:r>
        <w:r w:rsidR="004403D6" w:rsidRPr="00BB241F" w:rsidDel="009B7AC5">
          <w:rPr>
            <w:rFonts w:ascii="Cambria" w:hAnsi="Cambria"/>
            <w:bCs/>
            <w:i/>
            <w:iCs/>
          </w:rPr>
          <w:delText>b</w:delText>
        </w:r>
      </w:del>
      <w:ins w:id="11" w:author="Nicholas Matzke" w:date="2025-09-06T12:20:00Z" w16du:dateUtc="2025-09-06T00:20:00Z">
        <w:r w:rsidR="009B7AC5">
          <w:rPr>
            <w:rFonts w:ascii="Cambria" w:hAnsi="Cambria"/>
            <w:bCs/>
            <w:i/>
            <w:iCs/>
          </w:rPr>
          <w:t>B</w:t>
        </w:r>
      </w:ins>
      <w:r w:rsidR="00B062F8" w:rsidRPr="00BB241F">
        <w:rPr>
          <w:rFonts w:ascii="Cambria" w:hAnsi="Cambria"/>
          <w:bCs/>
          <w:i/>
          <w:iCs/>
        </w:rPr>
        <w:t>iogeographic analyses</w:t>
      </w:r>
      <w:r w:rsidRPr="00BB241F">
        <w:rPr>
          <w:rFonts w:ascii="Cambria" w:hAnsi="Cambria"/>
          <w:bCs/>
          <w:i/>
          <w:iCs/>
        </w:rPr>
        <w:t xml:space="preserve"> </w:t>
      </w:r>
      <w:r w:rsidR="00B062F8" w:rsidRPr="00BB241F">
        <w:rPr>
          <w:rFonts w:ascii="Cambria" w:hAnsi="Cambria"/>
          <w:bCs/>
          <w:i/>
          <w:iCs/>
        </w:rPr>
        <w:t xml:space="preserve"> </w:t>
      </w:r>
    </w:p>
    <w:p w14:paraId="456C32CA" w14:textId="77777777" w:rsidR="00B062F8" w:rsidRPr="00BB241F" w:rsidRDefault="00B062F8" w:rsidP="00B10B84">
      <w:pPr>
        <w:spacing w:line="360" w:lineRule="auto"/>
        <w:ind w:firstLine="720"/>
        <w:rPr>
          <w:rFonts w:ascii="Cambria" w:hAnsi="Cambria"/>
        </w:rPr>
      </w:pPr>
    </w:p>
    <w:p w14:paraId="220368E7" w14:textId="416FCC73" w:rsidR="0068231A" w:rsidRPr="00BB241F" w:rsidRDefault="0068231A" w:rsidP="00B10B84">
      <w:pPr>
        <w:spacing w:line="360" w:lineRule="auto"/>
        <w:rPr>
          <w:rFonts w:ascii="Cambria" w:hAnsi="Cambria"/>
        </w:rPr>
      </w:pPr>
      <w:r w:rsidRPr="00BB241F">
        <w:rPr>
          <w:rFonts w:ascii="Cambria" w:hAnsi="Cambria"/>
        </w:rPr>
        <w:t xml:space="preserve">Given the overall small number of lineages in many regions, we caution that all biogeographic analyses are likely to lack power with respect to estimating ancestral areas or precise absolute rates of dispersal. For these reasons we did not follow recent analyses of other Melanesian geckos </w:t>
      </w:r>
      <w:r w:rsidRPr="00BB241F">
        <w:rPr>
          <w:rFonts w:ascii="Cambria" w:hAnsi="Cambria"/>
        </w:rPr>
        <w:fldChar w:fldCharType="begin"/>
      </w:r>
      <w:r w:rsidR="003F66AA" w:rsidRPr="00BB241F">
        <w:rPr>
          <w:rFonts w:ascii="Cambria" w:hAnsi="Cambria"/>
        </w:rPr>
        <w:instrText xml:space="preserve"> ADDIN EN.CITE &lt;EndNote&gt;&lt;Cite&gt;&lt;Author&gt;Oliver&lt;/Author&gt;&lt;Year&gt;2024&lt;/Year&gt;&lt;RecNum&gt;97&lt;/RecNum&gt;&lt;DisplayText&gt;(Oliver, Kraus, Austin, Tedeschi, O’Brien &amp;amp; Maddock, 2024)&lt;/DisplayText&gt;&lt;record&gt;&lt;rec-number&gt;97&lt;/rec-number&gt;&lt;foreign-keys&gt;&lt;key app="EN" db-id="few0x52dq052frepdtrpxadctdwpwsfffwed" timestamp="1742339303"&gt;97&lt;/key&gt;&lt;/foreign-keys&gt;&lt;ref-type name="Journal Article"&gt;17&lt;/ref-type&gt;&lt;contributors&gt;&lt;authors&gt;&lt;author&gt;Oliver, Paul M&lt;/author&gt;&lt;author&gt;Kraus, Fred&lt;/author&gt;&lt;author&gt;Austin, Christopher C&lt;/author&gt;&lt;author&gt;Tedeschi, Leonardo G&lt;/author&gt;&lt;author&gt;O’Brien, Aurora R&lt;/author&gt;&lt;author&gt;Maddock, Simon T&lt;/author&gt;&lt;/authors&gt;&lt;/contributors&gt;&lt;titles&gt;&lt;title&gt;Lineage diversity in a Melanesian lizard radiation (Gekkonidae: Nactus) further highlights exceptional diversity and endemism in eastern Papua New Guinea&lt;/title&gt;&lt;secondary-title&gt;Organisms Diversity &amp;amp; Evolution&lt;/secondary-title&gt;&lt;/titles&gt;&lt;periodical&gt;&lt;full-title&gt;Organisms Diversity &amp;amp; Evolution&lt;/full-title&gt;&lt;/periodical&gt;&lt;pages&gt;557-572&lt;/pages&gt;&lt;volume&gt;24&lt;/volume&gt;&lt;number&gt;4&lt;/number&gt;&lt;dates&gt;&lt;year&gt;2024&lt;/year&gt;&lt;/dates&gt;&lt;isbn&gt;1439-6092&lt;/isbn&gt;&lt;urls&gt;&lt;/urls&gt;&lt;/record&gt;&lt;/Cite&gt;&lt;/EndNote&gt;</w:instrText>
      </w:r>
      <w:r w:rsidRPr="00BB241F">
        <w:rPr>
          <w:rFonts w:ascii="Cambria" w:hAnsi="Cambria"/>
        </w:rPr>
        <w:fldChar w:fldCharType="separate"/>
      </w:r>
      <w:r w:rsidR="003F66AA" w:rsidRPr="00BB241F">
        <w:rPr>
          <w:rFonts w:ascii="Cambria" w:hAnsi="Cambria"/>
          <w:noProof/>
        </w:rPr>
        <w:t>(Oliver, Kraus, Austin, Tedeschi, O’Brien &amp; Maddock, 2024)</w:t>
      </w:r>
      <w:r w:rsidRPr="00BB241F">
        <w:rPr>
          <w:rFonts w:ascii="Cambria" w:hAnsi="Cambria"/>
        </w:rPr>
        <w:fldChar w:fldCharType="end"/>
      </w:r>
      <w:r w:rsidRPr="00BB241F">
        <w:rPr>
          <w:rFonts w:ascii="Cambria" w:hAnsi="Cambria"/>
        </w:rPr>
        <w:t xml:space="preserve"> and </w:t>
      </w:r>
      <w:r w:rsidR="0025719B" w:rsidRPr="00BB241F">
        <w:rPr>
          <w:rFonts w:ascii="Cambria" w:hAnsi="Cambria"/>
        </w:rPr>
        <w:t xml:space="preserve">divide </w:t>
      </w:r>
      <w:r w:rsidRPr="00BB241F">
        <w:rPr>
          <w:rFonts w:ascii="Cambria" w:hAnsi="Cambria"/>
        </w:rPr>
        <w:t xml:space="preserve">New Guinea into its constituent regions, such as the East Papuan Composite Terrane and Northern Terranes. While some </w:t>
      </w:r>
      <w:r w:rsidRPr="00BB241F">
        <w:rPr>
          <w:rFonts w:ascii="Cambria" w:hAnsi="Cambria"/>
          <w:i/>
          <w:iCs/>
        </w:rPr>
        <w:t xml:space="preserve">Gehyra </w:t>
      </w:r>
      <w:r w:rsidRPr="00BB241F">
        <w:rPr>
          <w:rFonts w:ascii="Cambria" w:hAnsi="Cambria"/>
        </w:rPr>
        <w:t xml:space="preserve">taxa do appear to be associated with some of these regions, the low number of lineages makes our dataset suboptimal for testing for regions </w:t>
      </w:r>
      <w:r w:rsidRPr="00BB241F">
        <w:rPr>
          <w:rFonts w:ascii="Cambria" w:hAnsi="Cambria"/>
        </w:rPr>
        <w:lastRenderedPageBreak/>
        <w:t xml:space="preserve">of origin and patterns of dispersal at this finer scale. In a similar vein, in the absence of outgroups, and given </w:t>
      </w:r>
      <w:r w:rsidR="00FF6930" w:rsidRPr="00BB241F">
        <w:rPr>
          <w:rFonts w:ascii="Cambria" w:hAnsi="Cambria"/>
        </w:rPr>
        <w:t>poor</w:t>
      </w:r>
      <w:r w:rsidRPr="00BB241F">
        <w:rPr>
          <w:rFonts w:ascii="Cambria" w:hAnsi="Cambria"/>
        </w:rPr>
        <w:t xml:space="preserve"> sampling of the small number of Asian </w:t>
      </w:r>
      <w:r w:rsidRPr="00BB241F">
        <w:rPr>
          <w:rFonts w:ascii="Cambria" w:hAnsi="Cambria"/>
          <w:i/>
          <w:iCs/>
        </w:rPr>
        <w:t>Gehyra</w:t>
      </w:r>
      <w:r w:rsidR="00FF6930" w:rsidRPr="00BB241F">
        <w:rPr>
          <w:rFonts w:ascii="Cambria" w:hAnsi="Cambria"/>
          <w:i/>
          <w:iCs/>
        </w:rPr>
        <w:t xml:space="preserve"> </w:t>
      </w:r>
      <w:r w:rsidR="00FF6930" w:rsidRPr="00BB241F">
        <w:rPr>
          <w:rFonts w:ascii="Cambria" w:hAnsi="Cambria"/>
        </w:rPr>
        <w:t>(only one out five described species)</w:t>
      </w:r>
      <w:r w:rsidRPr="00BB241F">
        <w:rPr>
          <w:rFonts w:ascii="Cambria" w:hAnsi="Cambria"/>
        </w:rPr>
        <w:t xml:space="preserve">, we refrain from making any comments about the ancestral </w:t>
      </w:r>
      <w:del w:id="12" w:author="Nicholas Matzke" w:date="2025-09-06T12:20:00Z" w16du:dateUtc="2025-09-06T00:20:00Z">
        <w:r w:rsidRPr="00BB241F" w:rsidDel="009B7AC5">
          <w:rPr>
            <w:rFonts w:ascii="Cambria" w:hAnsi="Cambria"/>
          </w:rPr>
          <w:delText xml:space="preserve">area </w:delText>
        </w:r>
      </w:del>
      <w:ins w:id="13" w:author="Nicholas Matzke" w:date="2025-09-06T12:20:00Z" w16du:dateUtc="2025-09-06T00:20:00Z">
        <w:r w:rsidR="009B7AC5">
          <w:rPr>
            <w:rFonts w:ascii="Cambria" w:hAnsi="Cambria"/>
          </w:rPr>
          <w:t xml:space="preserve">range </w:t>
        </w:r>
      </w:ins>
      <w:r w:rsidRPr="00BB241F">
        <w:rPr>
          <w:rFonts w:ascii="Cambria" w:hAnsi="Cambria"/>
        </w:rPr>
        <w:t xml:space="preserve">for the entire </w:t>
      </w:r>
      <w:r w:rsidRPr="00BB241F">
        <w:rPr>
          <w:rFonts w:ascii="Cambria" w:hAnsi="Cambria"/>
          <w:i/>
          <w:iCs/>
        </w:rPr>
        <w:t xml:space="preserve">Gehyra </w:t>
      </w:r>
      <w:r w:rsidRPr="00BB241F">
        <w:rPr>
          <w:rFonts w:ascii="Cambria" w:hAnsi="Cambria"/>
        </w:rPr>
        <w:t xml:space="preserve">radiation. Rather, our analyses are </w:t>
      </w:r>
      <w:r w:rsidR="00FF6930" w:rsidRPr="00BB241F">
        <w:rPr>
          <w:rFonts w:ascii="Cambria" w:hAnsi="Cambria"/>
        </w:rPr>
        <w:t xml:space="preserve">focused on understanding </w:t>
      </w:r>
      <w:r w:rsidRPr="00BB241F">
        <w:rPr>
          <w:rFonts w:ascii="Cambria" w:hAnsi="Cambria"/>
        </w:rPr>
        <w:t>relative patterns of dispersal and diversification across insular Melanesia and continental Australia.</w:t>
      </w:r>
    </w:p>
    <w:p w14:paraId="09C1D156" w14:textId="1E35FC94" w:rsidR="000F52C4" w:rsidRPr="00BB241F" w:rsidRDefault="0068231A" w:rsidP="00B10B84">
      <w:pPr>
        <w:spacing w:line="360" w:lineRule="auto"/>
        <w:rPr>
          <w:rFonts w:ascii="Cambria" w:hAnsi="Cambria"/>
        </w:rPr>
      </w:pPr>
      <w:r w:rsidRPr="00BB241F">
        <w:rPr>
          <w:rFonts w:ascii="Cambria" w:hAnsi="Cambria"/>
        </w:rPr>
        <w:tab/>
      </w:r>
      <w:r w:rsidR="00C05B79" w:rsidRPr="00BB241F">
        <w:rPr>
          <w:rFonts w:ascii="Cambria" w:hAnsi="Cambria"/>
        </w:rPr>
        <w:t>Patterns of dispersal across Australasia and the Pacific were</w:t>
      </w:r>
      <w:r w:rsidR="00CC0558" w:rsidRPr="00BB241F">
        <w:rPr>
          <w:rFonts w:ascii="Cambria" w:hAnsi="Cambria"/>
        </w:rPr>
        <w:t xml:space="preserve"> initially</w:t>
      </w:r>
      <w:r w:rsidR="00C05B79" w:rsidRPr="00BB241F">
        <w:rPr>
          <w:rFonts w:ascii="Cambria" w:hAnsi="Cambria"/>
        </w:rPr>
        <w:t xml:space="preserve"> estimated </w:t>
      </w:r>
      <w:r w:rsidR="003739D8" w:rsidRPr="00BB241F">
        <w:rPr>
          <w:rFonts w:ascii="Cambria" w:hAnsi="Cambria"/>
        </w:rPr>
        <w:t>on th</w:t>
      </w:r>
      <w:r w:rsidR="00EC5985" w:rsidRPr="00BB241F">
        <w:rPr>
          <w:rFonts w:ascii="Cambria" w:hAnsi="Cambria"/>
        </w:rPr>
        <w:t>e</w:t>
      </w:r>
      <w:r w:rsidR="003739D8" w:rsidRPr="00BB241F">
        <w:rPr>
          <w:rFonts w:ascii="Cambria" w:hAnsi="Cambria"/>
        </w:rPr>
        <w:t xml:space="preserve"> fixed 9</w:t>
      </w:r>
      <w:r w:rsidR="00E228F9" w:rsidRPr="00BB241F">
        <w:rPr>
          <w:rFonts w:ascii="Cambria" w:hAnsi="Cambria"/>
        </w:rPr>
        <w:t>6</w:t>
      </w:r>
      <w:r w:rsidR="003739D8" w:rsidRPr="00BB241F">
        <w:rPr>
          <w:rFonts w:ascii="Cambria" w:hAnsi="Cambria"/>
        </w:rPr>
        <w:t>-taxon tree using BEAST</w:t>
      </w:r>
      <w:r w:rsidR="00EC5985" w:rsidRPr="00BB241F">
        <w:rPr>
          <w:rFonts w:ascii="Cambria" w:hAnsi="Cambria"/>
        </w:rPr>
        <w:t xml:space="preserve"> X</w:t>
      </w:r>
      <w:r w:rsidR="00C31D4D" w:rsidRPr="00BB241F">
        <w:rPr>
          <w:rFonts w:ascii="Cambria" w:hAnsi="Cambria"/>
        </w:rPr>
        <w:t xml:space="preserve"> </w:t>
      </w:r>
      <w:r w:rsidR="00F5609B" w:rsidRPr="00BB241F">
        <w:rPr>
          <w:rFonts w:ascii="Cambria" w:hAnsi="Cambria"/>
        </w:rPr>
        <w:fldChar w:fldCharType="begin"/>
      </w:r>
      <w:r w:rsidR="003F66AA" w:rsidRPr="00BB241F">
        <w:rPr>
          <w:rFonts w:ascii="Cambria" w:hAnsi="Cambria"/>
        </w:rPr>
        <w:instrText xml:space="preserve"> ADDIN EN.CITE &lt;EndNote&gt;&lt;Cite&gt;&lt;Author&gt;Baele&lt;/Author&gt;&lt;Year&gt;2025&lt;/Year&gt;&lt;RecNum&gt;157&lt;/RecNum&gt;&lt;DisplayText&gt;(Baele, Ji, Hassler, McCrone, Shao, Zhang, Holbrook, Lemey, Drummond &amp;amp; Rambaut, 2025)&lt;/DisplayText&gt;&lt;record&gt;&lt;rec-number&gt;157&lt;/rec-number&gt;&lt;foreign-keys&gt;&lt;key app="EN" db-id="few0x52dq052frepdtrpxadctdwpwsfffwed" timestamp="1755213856"&gt;157&lt;/key&gt;&lt;/foreign-keys&gt;&lt;ref-type name="Journal Article"&gt;17&lt;/ref-type&gt;&lt;contributors&gt;&lt;authors&gt;&lt;author&gt;Baele, Guy&lt;/author&gt;&lt;author&gt;Ji, Xiang&lt;/author&gt;&lt;author&gt;Hassler, Gabriel W&lt;/author&gt;&lt;author&gt;McCrone, John T&lt;/author&gt;&lt;author&gt;Shao, Yucai&lt;/author&gt;&lt;author&gt;Zhang, Zhenyu&lt;/author&gt;&lt;author&gt;Holbrook, Andrew J&lt;/author&gt;&lt;author&gt;Lemey, Philippe&lt;/author&gt;&lt;author&gt;Drummond, Alexei J&lt;/author&gt;&lt;author&gt;Rambaut, Andrew&lt;/author&gt;&lt;/authors&gt;&lt;/contributors&gt;&lt;titles&gt;&lt;title&gt;BEAST X for Bayesian phylogenetic, phylogeographic and phylodynamic inference&lt;/title&gt;&lt;secondary-title&gt;Nature Methods&lt;/secondary-title&gt;&lt;/titles&gt;&lt;periodical&gt;&lt;full-title&gt;Nature Methods&lt;/full-title&gt;&lt;/periodical&gt;&lt;pages&gt;1-4&lt;/pages&gt;&lt;dates&gt;&lt;year&gt;2025&lt;/year&gt;&lt;/dates&gt;&lt;isbn&gt;1548-7091&lt;/isbn&gt;&lt;urls&gt;&lt;/urls&gt;&lt;/record&gt;&lt;/Cite&gt;&lt;/EndNote&gt;</w:instrText>
      </w:r>
      <w:r w:rsidR="00F5609B" w:rsidRPr="00BB241F">
        <w:rPr>
          <w:rFonts w:ascii="Cambria" w:hAnsi="Cambria"/>
        </w:rPr>
        <w:fldChar w:fldCharType="separate"/>
      </w:r>
      <w:r w:rsidR="003F66AA" w:rsidRPr="00BB241F">
        <w:rPr>
          <w:rFonts w:ascii="Cambria" w:hAnsi="Cambria"/>
          <w:noProof/>
        </w:rPr>
        <w:t>(Baele, Ji, Hassler, McCrone, Shao, Zhang, Holbrook, Lemey, Drummond &amp; Rambaut, 2025)</w:t>
      </w:r>
      <w:r w:rsidR="00F5609B" w:rsidRPr="00BB241F">
        <w:rPr>
          <w:rFonts w:ascii="Cambria" w:hAnsi="Cambria"/>
        </w:rPr>
        <w:fldChar w:fldCharType="end"/>
      </w:r>
      <w:r w:rsidR="00B76742" w:rsidRPr="00BB241F">
        <w:rPr>
          <w:rFonts w:ascii="Cambria" w:hAnsi="Cambria"/>
        </w:rPr>
        <w:t>,</w:t>
      </w:r>
      <w:r w:rsidR="003739D8" w:rsidRPr="00BB241F">
        <w:rPr>
          <w:rFonts w:ascii="Cambria" w:hAnsi="Cambria"/>
        </w:rPr>
        <w:t xml:space="preserve"> treating distribution area as a discrete general-time-irreversible character (i.e.</w:t>
      </w:r>
      <w:r w:rsidR="009707CC" w:rsidRPr="00BB241F">
        <w:rPr>
          <w:rFonts w:ascii="Cambria" w:hAnsi="Cambria"/>
        </w:rPr>
        <w:t>,</w:t>
      </w:r>
      <w:r w:rsidR="003739D8" w:rsidRPr="00BB241F">
        <w:rPr>
          <w:rFonts w:ascii="Cambria" w:hAnsi="Cambria"/>
        </w:rPr>
        <w:t xml:space="preserve"> with separate forward and reverse </w:t>
      </w:r>
      <w:r w:rsidR="002B4D58" w:rsidRPr="00BB241F">
        <w:rPr>
          <w:rFonts w:ascii="Cambria" w:hAnsi="Cambria"/>
        </w:rPr>
        <w:t xml:space="preserve">relative </w:t>
      </w:r>
      <w:r w:rsidR="003739D8" w:rsidRPr="00BB241F">
        <w:rPr>
          <w:rFonts w:ascii="Cambria" w:hAnsi="Cambria"/>
        </w:rPr>
        <w:t>rates between areas</w:t>
      </w:r>
      <w:r w:rsidR="00276377" w:rsidRPr="00BB241F">
        <w:rPr>
          <w:rFonts w:ascii="Cambria" w:hAnsi="Cambria"/>
        </w:rPr>
        <w:t>)</w:t>
      </w:r>
      <w:r w:rsidR="002B4D58" w:rsidRPr="00BB241F">
        <w:rPr>
          <w:rFonts w:ascii="Cambria" w:hAnsi="Cambria"/>
        </w:rPr>
        <w:t>.</w:t>
      </w:r>
      <w:r w:rsidR="00224AA4" w:rsidRPr="00BB241F">
        <w:rPr>
          <w:rFonts w:ascii="Cambria" w:hAnsi="Cambria"/>
        </w:rPr>
        <w:t xml:space="preserve"> </w:t>
      </w:r>
      <w:r w:rsidR="00A26ADA" w:rsidRPr="00BB241F">
        <w:rPr>
          <w:rFonts w:ascii="Cambria" w:hAnsi="Cambria"/>
        </w:rPr>
        <w:t>This</w:t>
      </w:r>
      <w:r w:rsidR="00224AA4" w:rsidRPr="00BB241F">
        <w:rPr>
          <w:rFonts w:ascii="Cambria" w:hAnsi="Cambria"/>
        </w:rPr>
        <w:t xml:space="preserve"> </w:t>
      </w:r>
      <w:r w:rsidR="00D537C4" w:rsidRPr="00BB241F">
        <w:rPr>
          <w:rFonts w:ascii="Cambria" w:hAnsi="Cambria"/>
        </w:rPr>
        <w:t>biogeographic</w:t>
      </w:r>
      <w:r w:rsidR="002E3BAB" w:rsidRPr="00BB241F">
        <w:rPr>
          <w:rFonts w:ascii="Cambria" w:hAnsi="Cambria"/>
        </w:rPr>
        <w:t xml:space="preserve"> </w:t>
      </w:r>
      <w:r w:rsidR="00A26ADA" w:rsidRPr="00BB241F">
        <w:rPr>
          <w:rFonts w:ascii="Cambria" w:hAnsi="Cambria"/>
        </w:rPr>
        <w:t>model is analogous to the GTI DNA substitution model, which has 12 relative rates</w:t>
      </w:r>
      <w:r w:rsidR="007A5D20" w:rsidRPr="00BB241F">
        <w:rPr>
          <w:rFonts w:ascii="Cambria" w:hAnsi="Cambria"/>
        </w:rPr>
        <w:t xml:space="preserve"> for</w:t>
      </w:r>
      <w:r w:rsidR="00A26ADA" w:rsidRPr="00BB241F">
        <w:rPr>
          <w:rFonts w:ascii="Cambria" w:hAnsi="Cambria"/>
        </w:rPr>
        <w:t xml:space="preserve"> forward and reverse changes between nucleotides and an absolute substitution rate. </w:t>
      </w:r>
      <w:r w:rsidR="003739D8" w:rsidRPr="00BB241F">
        <w:rPr>
          <w:rFonts w:ascii="Cambria" w:hAnsi="Cambria"/>
        </w:rPr>
        <w:t xml:space="preserve">The </w:t>
      </w:r>
      <w:r w:rsidR="002B4D58" w:rsidRPr="00BB241F">
        <w:rPr>
          <w:rFonts w:ascii="Cambria" w:hAnsi="Cambria"/>
        </w:rPr>
        <w:t xml:space="preserve">ancestral areas for each node, and the </w:t>
      </w:r>
      <w:r w:rsidR="003739D8" w:rsidRPr="00BB241F">
        <w:rPr>
          <w:rFonts w:ascii="Cambria" w:hAnsi="Cambria"/>
        </w:rPr>
        <w:t>number of transitions of each type</w:t>
      </w:r>
      <w:r w:rsidR="002921D3" w:rsidRPr="00BB241F">
        <w:rPr>
          <w:rFonts w:ascii="Cambria" w:hAnsi="Cambria"/>
        </w:rPr>
        <w:t xml:space="preserve">, </w:t>
      </w:r>
      <w:r w:rsidR="003739D8" w:rsidRPr="00BB241F">
        <w:rPr>
          <w:rFonts w:ascii="Cambria" w:hAnsi="Cambria"/>
        </w:rPr>
        <w:t xml:space="preserve">were recorded for each </w:t>
      </w:r>
      <w:r w:rsidR="00F05F57" w:rsidRPr="00BB241F">
        <w:rPr>
          <w:rFonts w:ascii="Cambria" w:hAnsi="Cambria"/>
        </w:rPr>
        <w:t>Markov chain Monte Carlo (</w:t>
      </w:r>
      <w:r w:rsidR="003739D8" w:rsidRPr="00BB241F">
        <w:rPr>
          <w:rFonts w:ascii="Cambria" w:hAnsi="Cambria"/>
        </w:rPr>
        <w:t>MCMC</w:t>
      </w:r>
      <w:r w:rsidR="00F05F57" w:rsidRPr="00BB241F">
        <w:rPr>
          <w:rFonts w:ascii="Cambria" w:hAnsi="Cambria"/>
        </w:rPr>
        <w:t>)</w:t>
      </w:r>
      <w:r w:rsidR="003739D8" w:rsidRPr="00BB241F">
        <w:rPr>
          <w:rFonts w:ascii="Cambria" w:hAnsi="Cambria"/>
        </w:rPr>
        <w:t xml:space="preserve"> sample </w:t>
      </w:r>
      <w:r w:rsidR="002B4D58" w:rsidRPr="00BB241F">
        <w:rPr>
          <w:rFonts w:ascii="Cambria" w:hAnsi="Cambria"/>
        </w:rPr>
        <w:t>(</w:t>
      </w:r>
      <w:r w:rsidR="003739D8" w:rsidRPr="00BB241F">
        <w:rPr>
          <w:rFonts w:ascii="Cambria" w:hAnsi="Cambria"/>
        </w:rPr>
        <w:t xml:space="preserve">using the </w:t>
      </w:r>
      <w:proofErr w:type="spellStart"/>
      <w:r w:rsidR="002B4D58" w:rsidRPr="00BB241F">
        <w:rPr>
          <w:rFonts w:ascii="Cambria" w:hAnsi="Cambria"/>
        </w:rPr>
        <w:t>ancestralTreeLikelihood</w:t>
      </w:r>
      <w:proofErr w:type="spellEnd"/>
      <w:r w:rsidR="002B4D58" w:rsidRPr="00BB241F">
        <w:rPr>
          <w:rFonts w:ascii="Cambria" w:hAnsi="Cambria"/>
        </w:rPr>
        <w:t xml:space="preserve"> and </w:t>
      </w:r>
      <w:proofErr w:type="spellStart"/>
      <w:r w:rsidR="003739D8" w:rsidRPr="00BB241F">
        <w:rPr>
          <w:rFonts w:ascii="Cambria" w:hAnsi="Cambria"/>
        </w:rPr>
        <w:t>MarkovJumps</w:t>
      </w:r>
      <w:proofErr w:type="spellEnd"/>
      <w:r w:rsidR="003739D8" w:rsidRPr="00BB241F">
        <w:rPr>
          <w:rFonts w:ascii="Cambria" w:hAnsi="Cambria"/>
        </w:rPr>
        <w:t xml:space="preserve"> function</w:t>
      </w:r>
      <w:r w:rsidR="002B4D58" w:rsidRPr="00BB241F">
        <w:rPr>
          <w:rFonts w:ascii="Cambria" w:hAnsi="Cambria"/>
        </w:rPr>
        <w:t>s)</w:t>
      </w:r>
      <w:r w:rsidR="00E602E2" w:rsidRPr="00BB241F">
        <w:rPr>
          <w:rFonts w:ascii="Cambria" w:hAnsi="Cambria"/>
        </w:rPr>
        <w:t>; convergence was monitored in Tracer</w:t>
      </w:r>
      <w:r w:rsidR="00DB4BB3" w:rsidRPr="00BB241F">
        <w:rPr>
          <w:rFonts w:ascii="Cambria" w:hAnsi="Cambria"/>
        </w:rPr>
        <w:t xml:space="preserve"> </w:t>
      </w:r>
      <w:r w:rsidR="00DB4BB3" w:rsidRPr="00BB241F">
        <w:rPr>
          <w:rFonts w:ascii="Cambria" w:eastAsia="Cambria" w:hAnsi="Cambria" w:cs="Cambria"/>
          <w:noProof/>
        </w:rPr>
        <w:t>v1.7</w:t>
      </w:r>
      <w:r w:rsidR="00F05F57" w:rsidRPr="00BB241F">
        <w:rPr>
          <w:rFonts w:ascii="Cambria" w:eastAsia="Cambria" w:hAnsi="Cambria" w:cs="Cambria"/>
          <w:noProof/>
        </w:rPr>
        <w:t>,</w:t>
      </w:r>
      <w:r w:rsidR="00E602E2" w:rsidRPr="00BB241F">
        <w:rPr>
          <w:rFonts w:ascii="Cambria" w:hAnsi="Cambria"/>
        </w:rPr>
        <w:t xml:space="preserve"> and results were collated and visuali</w:t>
      </w:r>
      <w:r w:rsidR="00E86DB3" w:rsidRPr="00BB241F">
        <w:rPr>
          <w:rFonts w:ascii="Cambria" w:hAnsi="Cambria"/>
        </w:rPr>
        <w:t>s</w:t>
      </w:r>
      <w:r w:rsidR="00E602E2" w:rsidRPr="00BB241F">
        <w:rPr>
          <w:rFonts w:ascii="Cambria" w:hAnsi="Cambria"/>
        </w:rPr>
        <w:t xml:space="preserve">ed using </w:t>
      </w:r>
      <w:proofErr w:type="spellStart"/>
      <w:r w:rsidR="00E602E2" w:rsidRPr="00BB241F">
        <w:rPr>
          <w:rFonts w:ascii="Cambria" w:hAnsi="Cambria"/>
        </w:rPr>
        <w:t>LogCombiner</w:t>
      </w:r>
      <w:proofErr w:type="spellEnd"/>
      <w:r w:rsidR="00E602E2" w:rsidRPr="00BB241F">
        <w:rPr>
          <w:rFonts w:ascii="Cambria" w:hAnsi="Cambria"/>
        </w:rPr>
        <w:t xml:space="preserve"> and </w:t>
      </w:r>
      <w:proofErr w:type="spellStart"/>
      <w:r w:rsidR="00E602E2" w:rsidRPr="00BB241F">
        <w:rPr>
          <w:rFonts w:ascii="Cambria" w:hAnsi="Cambria"/>
        </w:rPr>
        <w:t>TreeAnnotator</w:t>
      </w:r>
      <w:proofErr w:type="spellEnd"/>
      <w:r w:rsidR="00E602E2" w:rsidRPr="00BB241F">
        <w:rPr>
          <w:rFonts w:ascii="Cambria" w:hAnsi="Cambria"/>
        </w:rPr>
        <w:t xml:space="preserve"> in the BEAST</w:t>
      </w:r>
      <w:r w:rsidR="009707CC" w:rsidRPr="00BB241F">
        <w:rPr>
          <w:rFonts w:ascii="Cambria" w:hAnsi="Cambria"/>
        </w:rPr>
        <w:t xml:space="preserve"> </w:t>
      </w:r>
      <w:r w:rsidR="00842B12" w:rsidRPr="00BB241F">
        <w:rPr>
          <w:rFonts w:ascii="Cambria" w:hAnsi="Cambria"/>
        </w:rPr>
        <w:t>X</w:t>
      </w:r>
      <w:r w:rsidR="00DB4BB3" w:rsidRPr="00BB241F">
        <w:rPr>
          <w:rFonts w:ascii="Cambria" w:hAnsi="Cambria"/>
        </w:rPr>
        <w:t xml:space="preserve"> </w:t>
      </w:r>
      <w:r w:rsidR="00713F05" w:rsidRPr="00BB241F">
        <w:rPr>
          <w:rFonts w:ascii="Cambria" w:hAnsi="Cambria"/>
        </w:rPr>
        <w:t xml:space="preserve">v10.5 </w:t>
      </w:r>
      <w:r w:rsidR="00E602E2" w:rsidRPr="00BB241F">
        <w:rPr>
          <w:rFonts w:ascii="Cambria" w:hAnsi="Cambria"/>
        </w:rPr>
        <w:t>package</w:t>
      </w:r>
      <w:r w:rsidR="00F05F57" w:rsidRPr="00BB241F">
        <w:rPr>
          <w:rFonts w:ascii="Cambria" w:hAnsi="Cambria"/>
        </w:rPr>
        <w:t xml:space="preserve"> </w:t>
      </w:r>
      <w:r w:rsidR="00F5609B" w:rsidRPr="00BB241F">
        <w:rPr>
          <w:rFonts w:ascii="Cambria" w:hAnsi="Cambria"/>
        </w:rPr>
        <w:fldChar w:fldCharType="begin"/>
      </w:r>
      <w:r w:rsidR="00F5609B" w:rsidRPr="00BB241F">
        <w:rPr>
          <w:rFonts w:ascii="Cambria" w:hAnsi="Cambria"/>
        </w:rPr>
        <w:instrText xml:space="preserve"> ADDIN EN.CITE &lt;EndNote&gt;&lt;Cite&gt;&lt;Author&gt;Baele&lt;/Author&gt;&lt;Year&gt;2025&lt;/Year&gt;&lt;RecNum&gt;157&lt;/RecNum&gt;&lt;DisplayText&gt;(Baele et al., 2025)&lt;/DisplayText&gt;&lt;record&gt;&lt;rec-number&gt;157&lt;/rec-number&gt;&lt;foreign-keys&gt;&lt;key app="EN" db-id="few0x52dq052frepdtrpxadctdwpwsfffwed" timestamp="1755213856"&gt;157&lt;/key&gt;&lt;/foreign-keys&gt;&lt;ref-type name="Journal Article"&gt;17&lt;/ref-type&gt;&lt;contributors&gt;&lt;authors&gt;&lt;author&gt;Baele, Guy&lt;/author&gt;&lt;author&gt;Ji, Xiang&lt;/author&gt;&lt;author&gt;Hassler, Gabriel W&lt;/author&gt;&lt;author&gt;McCrone, John T&lt;/author&gt;&lt;author&gt;Shao, Yucai&lt;/author&gt;&lt;author&gt;Zhang, Zhenyu&lt;/author&gt;&lt;author&gt;Holbrook, Andrew J&lt;/author&gt;&lt;author&gt;Lemey, Philippe&lt;/author&gt;&lt;author&gt;Drummond, Alexei J&lt;/author&gt;&lt;author&gt;Rambaut, Andrew&lt;/author&gt;&lt;/authors&gt;&lt;/contributors&gt;&lt;titles&gt;&lt;title&gt;BEAST X for Bayesian phylogenetic, phylogeographic and phylodynamic inference&lt;/title&gt;&lt;secondary-title&gt;Nature Methods&lt;/secondary-title&gt;&lt;/titles&gt;&lt;periodical&gt;&lt;full-title&gt;Nature Methods&lt;/full-title&gt;&lt;/periodical&gt;&lt;pages&gt;1-4&lt;/pages&gt;&lt;dates&gt;&lt;year&gt;2025&lt;/year&gt;&lt;/dates&gt;&lt;isbn&gt;1548-7091&lt;/isbn&gt;&lt;urls&gt;&lt;/urls&gt;&lt;/record&gt;&lt;/Cite&gt;&lt;/EndNote&gt;</w:instrText>
      </w:r>
      <w:r w:rsidR="00F5609B" w:rsidRPr="00BB241F">
        <w:rPr>
          <w:rFonts w:ascii="Cambria" w:hAnsi="Cambria"/>
        </w:rPr>
        <w:fldChar w:fldCharType="separate"/>
      </w:r>
      <w:r w:rsidR="00F5609B" w:rsidRPr="00BB241F">
        <w:rPr>
          <w:rFonts w:ascii="Cambria" w:hAnsi="Cambria"/>
          <w:noProof/>
        </w:rPr>
        <w:t>(Baele et al., 2025)</w:t>
      </w:r>
      <w:r w:rsidR="00F5609B" w:rsidRPr="00BB241F">
        <w:rPr>
          <w:rFonts w:ascii="Cambria" w:hAnsi="Cambria"/>
        </w:rPr>
        <w:fldChar w:fldCharType="end"/>
      </w:r>
      <w:r w:rsidR="00F5609B" w:rsidRPr="00BB241F">
        <w:rPr>
          <w:rFonts w:ascii="Cambria" w:hAnsi="Cambria"/>
        </w:rPr>
        <w:t>.</w:t>
      </w:r>
      <w:r w:rsidR="00EB780C" w:rsidRPr="00BB241F">
        <w:rPr>
          <w:rFonts w:ascii="Cambria" w:hAnsi="Cambria"/>
        </w:rPr>
        <w:t xml:space="preserve"> </w:t>
      </w:r>
      <w:r w:rsidR="009707CC" w:rsidRPr="00BB241F">
        <w:rPr>
          <w:rFonts w:ascii="Cambria" w:hAnsi="Cambria"/>
        </w:rPr>
        <w:t xml:space="preserve">In total, </w:t>
      </w:r>
      <w:r w:rsidR="00276377" w:rsidRPr="00BB241F">
        <w:rPr>
          <w:rFonts w:ascii="Cambria" w:hAnsi="Cambria"/>
        </w:rPr>
        <w:t xml:space="preserve">four </w:t>
      </w:r>
      <w:r w:rsidR="00EB780C" w:rsidRPr="00BB241F">
        <w:rPr>
          <w:rFonts w:ascii="Cambria" w:hAnsi="Cambria"/>
        </w:rPr>
        <w:t xml:space="preserve">runs of each analysis were performed, and the details of the MCMC </w:t>
      </w:r>
      <w:r w:rsidR="00CA4D15" w:rsidRPr="00BB241F">
        <w:rPr>
          <w:rFonts w:ascii="Cambria" w:hAnsi="Cambria"/>
        </w:rPr>
        <w:t>parameters</w:t>
      </w:r>
      <w:r w:rsidR="00EB780C" w:rsidRPr="00BB241F">
        <w:rPr>
          <w:rFonts w:ascii="Cambria" w:hAnsi="Cambria"/>
        </w:rPr>
        <w:t xml:space="preserve"> are in the</w:t>
      </w:r>
      <w:r w:rsidR="00510A6A" w:rsidRPr="00BB241F">
        <w:rPr>
          <w:rFonts w:ascii="Cambria" w:hAnsi="Cambria"/>
        </w:rPr>
        <w:t xml:space="preserve"> supplied</w:t>
      </w:r>
      <w:r w:rsidR="00EB780C" w:rsidRPr="00BB241F">
        <w:rPr>
          <w:rFonts w:ascii="Cambria" w:hAnsi="Cambria"/>
        </w:rPr>
        <w:t xml:space="preserve"> </w:t>
      </w:r>
      <w:r w:rsidR="00510A6A" w:rsidRPr="00BB241F">
        <w:rPr>
          <w:rFonts w:ascii="Cambria" w:hAnsi="Cambria"/>
        </w:rPr>
        <w:t>xml</w:t>
      </w:r>
      <w:r w:rsidR="00FD06CF" w:rsidRPr="00BB241F">
        <w:rPr>
          <w:rFonts w:ascii="Cambria" w:hAnsi="Cambria"/>
        </w:rPr>
        <w:t xml:space="preserve"> scripts, with relevant annotations</w:t>
      </w:r>
      <w:r w:rsidR="00CA4D15" w:rsidRPr="00BB241F">
        <w:rPr>
          <w:rFonts w:ascii="Cambria" w:hAnsi="Cambria"/>
        </w:rPr>
        <w:t xml:space="preserve"> (</w:t>
      </w:r>
      <w:r w:rsidR="00E228F9" w:rsidRPr="00BB241F">
        <w:rPr>
          <w:rFonts w:ascii="Cambria" w:hAnsi="Cambria"/>
        </w:rPr>
        <w:t>Table S1</w:t>
      </w:r>
      <w:r w:rsidR="00CA4D15" w:rsidRPr="00BB241F">
        <w:rPr>
          <w:rFonts w:ascii="Cambria" w:hAnsi="Cambria"/>
        </w:rPr>
        <w:t>)</w:t>
      </w:r>
      <w:r w:rsidR="00FB5D36" w:rsidRPr="00BB241F">
        <w:rPr>
          <w:rFonts w:ascii="Cambria" w:hAnsi="Cambria"/>
        </w:rPr>
        <w:t>.</w:t>
      </w:r>
      <w:r w:rsidR="00224AA4" w:rsidRPr="00BB241F">
        <w:rPr>
          <w:rFonts w:ascii="Cambria" w:hAnsi="Cambria"/>
        </w:rPr>
        <w:t xml:space="preserve"> </w:t>
      </w:r>
    </w:p>
    <w:p w14:paraId="6D03929F" w14:textId="6BA7C639" w:rsidR="000E4F81" w:rsidRPr="00BB241F" w:rsidRDefault="00D537C4" w:rsidP="00B10B84">
      <w:pPr>
        <w:spacing w:line="360" w:lineRule="auto"/>
        <w:rPr>
          <w:rFonts w:ascii="Cambria" w:hAnsi="Cambria"/>
        </w:rPr>
      </w:pPr>
      <w:r w:rsidRPr="00BB241F">
        <w:rPr>
          <w:rFonts w:ascii="Cambria" w:hAnsi="Cambria"/>
        </w:rPr>
        <w:t xml:space="preserve"> </w:t>
      </w:r>
      <w:r w:rsidRPr="00BB241F">
        <w:rPr>
          <w:rFonts w:ascii="Cambria" w:hAnsi="Cambria"/>
        </w:rPr>
        <w:tab/>
        <w:t xml:space="preserve"> </w:t>
      </w:r>
      <w:r w:rsidR="00FC6DAB" w:rsidRPr="00BB241F">
        <w:rPr>
          <w:rFonts w:ascii="Cambria" w:hAnsi="Cambria"/>
        </w:rPr>
        <w:t xml:space="preserve">To test whether dispersal probability between Australia and New Guinea varied across time </w:t>
      </w:r>
      <w:r w:rsidR="00276377" w:rsidRPr="00BB241F">
        <w:rPr>
          <w:rFonts w:ascii="Cambria" w:hAnsi="Cambria"/>
        </w:rPr>
        <w:t>periods</w:t>
      </w:r>
      <w:r w:rsidR="00FC6DAB" w:rsidRPr="00BB241F">
        <w:rPr>
          <w:rFonts w:ascii="Cambria" w:hAnsi="Cambria"/>
        </w:rPr>
        <w:t>, a</w:t>
      </w:r>
      <w:r w:rsidRPr="00BB241F">
        <w:rPr>
          <w:rFonts w:ascii="Cambria" w:hAnsi="Cambria"/>
        </w:rPr>
        <w:t xml:space="preserve"> 2-epoch clock was employed, with overall dispersal rates estimated separately for two time slices: 0</w:t>
      </w:r>
      <w:r w:rsidR="00EC5985" w:rsidRPr="00BB241F">
        <w:rPr>
          <w:rFonts w:ascii="Cambria" w:hAnsi="Cambria"/>
        </w:rPr>
        <w:t>–</w:t>
      </w:r>
      <w:r w:rsidRPr="00BB241F">
        <w:rPr>
          <w:rFonts w:ascii="Cambria" w:hAnsi="Cambria"/>
        </w:rPr>
        <w:t xml:space="preserve">10 and </w:t>
      </w:r>
      <w:r w:rsidR="00BA765D" w:rsidRPr="00BB241F">
        <w:rPr>
          <w:rFonts w:ascii="Cambria" w:hAnsi="Cambria"/>
        </w:rPr>
        <w:t>&gt;</w:t>
      </w:r>
      <w:r w:rsidRPr="00BB241F">
        <w:rPr>
          <w:rFonts w:ascii="Cambria" w:hAnsi="Cambria"/>
        </w:rPr>
        <w:t xml:space="preserve">10 million years </w:t>
      </w:r>
      <w:r w:rsidR="00276377" w:rsidRPr="00BB241F">
        <w:rPr>
          <w:rFonts w:ascii="Cambria" w:hAnsi="Cambria"/>
        </w:rPr>
        <w:t>(</w:t>
      </w:r>
      <w:r w:rsidRPr="00BB241F">
        <w:rPr>
          <w:rFonts w:ascii="Cambria" w:hAnsi="Cambria"/>
        </w:rPr>
        <w:t>see justification below</w:t>
      </w:r>
      <w:r w:rsidR="00276377" w:rsidRPr="00BB241F">
        <w:rPr>
          <w:rFonts w:ascii="Cambria" w:hAnsi="Cambria"/>
        </w:rPr>
        <w:t>)</w:t>
      </w:r>
      <w:r w:rsidRPr="00BB241F">
        <w:rPr>
          <w:rFonts w:ascii="Cambria" w:hAnsi="Cambria"/>
        </w:rPr>
        <w:t xml:space="preserve">. </w:t>
      </w:r>
      <w:r w:rsidR="00FC2F04" w:rsidRPr="00BB241F">
        <w:rPr>
          <w:rFonts w:ascii="Cambria" w:hAnsi="Cambria"/>
        </w:rPr>
        <w:t>Ten</w:t>
      </w:r>
      <w:r w:rsidR="00224AA4" w:rsidRPr="00BB241F">
        <w:rPr>
          <w:rFonts w:ascii="Cambria" w:hAnsi="Cambria"/>
        </w:rPr>
        <w:t xml:space="preserve"> million year</w:t>
      </w:r>
      <w:r w:rsidR="00D80FDC" w:rsidRPr="00BB241F">
        <w:rPr>
          <w:rFonts w:ascii="Cambria" w:hAnsi="Cambria"/>
        </w:rPr>
        <w:t>s ago</w:t>
      </w:r>
      <w:r w:rsidR="00224AA4" w:rsidRPr="00BB241F">
        <w:rPr>
          <w:rFonts w:ascii="Cambria" w:hAnsi="Cambria"/>
        </w:rPr>
        <w:t xml:space="preserve"> was chosen as</w:t>
      </w:r>
      <w:r w:rsidR="00FC2F04" w:rsidRPr="00BB241F">
        <w:rPr>
          <w:rFonts w:ascii="Cambria" w:hAnsi="Cambria"/>
        </w:rPr>
        <w:t xml:space="preserve"> the </w:t>
      </w:r>
      <w:r w:rsidR="006A65E8" w:rsidRPr="00BB241F">
        <w:rPr>
          <w:rFonts w:ascii="Cambria" w:hAnsi="Cambria"/>
        </w:rPr>
        <w:t xml:space="preserve">breakpoint </w:t>
      </w:r>
      <w:r w:rsidR="00FC2F04" w:rsidRPr="00BB241F">
        <w:rPr>
          <w:rFonts w:ascii="Cambria" w:hAnsi="Cambria"/>
        </w:rPr>
        <w:t>as it</w:t>
      </w:r>
      <w:r w:rsidR="00224AA4" w:rsidRPr="00BB241F">
        <w:rPr>
          <w:rFonts w:ascii="Cambria" w:hAnsi="Cambria"/>
        </w:rPr>
        <w:t xml:space="preserve"> roughly corresponds with the estimated end of the most extensive recent</w:t>
      </w:r>
      <w:r w:rsidR="000F52C4" w:rsidRPr="00BB241F">
        <w:rPr>
          <w:rFonts w:ascii="Cambria" w:hAnsi="Cambria"/>
        </w:rPr>
        <w:t xml:space="preserve"> widespread</w:t>
      </w:r>
      <w:r w:rsidR="00224AA4" w:rsidRPr="00BB241F">
        <w:rPr>
          <w:rFonts w:ascii="Cambria" w:hAnsi="Cambria"/>
        </w:rPr>
        <w:t xml:space="preserve"> inundation of the New Guinea region (Harrington et al. 2017)</w:t>
      </w:r>
      <w:r w:rsidR="000F52C4" w:rsidRPr="00BB241F">
        <w:rPr>
          <w:rFonts w:ascii="Cambria" w:hAnsi="Cambria"/>
        </w:rPr>
        <w:t>. Over</w:t>
      </w:r>
      <w:r w:rsidR="00FC2F04" w:rsidRPr="00BB241F">
        <w:rPr>
          <w:rFonts w:ascii="Cambria" w:hAnsi="Cambria"/>
        </w:rPr>
        <w:t xml:space="preserve"> </w:t>
      </w:r>
      <w:r w:rsidR="000F52C4" w:rsidRPr="00BB241F">
        <w:rPr>
          <w:rFonts w:ascii="Cambria" w:hAnsi="Cambria"/>
        </w:rPr>
        <w:t>the period from 10 million years</w:t>
      </w:r>
      <w:r w:rsidR="00FC2F04" w:rsidRPr="00BB241F">
        <w:rPr>
          <w:rFonts w:ascii="Cambria" w:hAnsi="Cambria"/>
        </w:rPr>
        <w:t xml:space="preserve"> </w:t>
      </w:r>
      <w:r w:rsidR="00276377" w:rsidRPr="00BB241F">
        <w:rPr>
          <w:rFonts w:ascii="Cambria" w:hAnsi="Cambria"/>
        </w:rPr>
        <w:t xml:space="preserve">until </w:t>
      </w:r>
      <w:r w:rsidR="00FC2F04" w:rsidRPr="00BB241F">
        <w:rPr>
          <w:rFonts w:ascii="Cambria" w:hAnsi="Cambria"/>
        </w:rPr>
        <w:t>the present,</w:t>
      </w:r>
      <w:r w:rsidR="000F52C4" w:rsidRPr="00BB241F">
        <w:rPr>
          <w:rFonts w:ascii="Cambria" w:hAnsi="Cambria"/>
        </w:rPr>
        <w:t xml:space="preserve"> </w:t>
      </w:r>
      <w:r w:rsidR="00224AA4" w:rsidRPr="00BB241F">
        <w:rPr>
          <w:rFonts w:ascii="Cambria" w:hAnsi="Cambria"/>
        </w:rPr>
        <w:t>New Guinea</w:t>
      </w:r>
      <w:r w:rsidR="000F52C4" w:rsidRPr="00BB241F">
        <w:rPr>
          <w:rFonts w:ascii="Cambria" w:hAnsi="Cambria"/>
        </w:rPr>
        <w:t xml:space="preserve"> was </w:t>
      </w:r>
      <w:r w:rsidR="00224AA4" w:rsidRPr="00BB241F">
        <w:rPr>
          <w:rFonts w:ascii="Cambria" w:hAnsi="Cambria"/>
        </w:rPr>
        <w:t>increasing in areal extent</w:t>
      </w:r>
      <w:r w:rsidR="000F52C4" w:rsidRPr="00BB241F">
        <w:rPr>
          <w:rFonts w:ascii="Cambria" w:hAnsi="Cambria"/>
        </w:rPr>
        <w:t xml:space="preserve">, </w:t>
      </w:r>
      <w:r w:rsidR="00276377" w:rsidRPr="00BB241F">
        <w:rPr>
          <w:rFonts w:ascii="Cambria" w:hAnsi="Cambria"/>
        </w:rPr>
        <w:t xml:space="preserve">with </w:t>
      </w:r>
      <w:r w:rsidR="00125216" w:rsidRPr="00BB241F">
        <w:rPr>
          <w:rFonts w:ascii="Cambria" w:hAnsi="Cambria"/>
        </w:rPr>
        <w:t xml:space="preserve">the </w:t>
      </w:r>
      <w:r w:rsidR="000F52C4" w:rsidRPr="00BB241F">
        <w:rPr>
          <w:rFonts w:ascii="Cambria" w:hAnsi="Cambria"/>
        </w:rPr>
        <w:t xml:space="preserve">width of </w:t>
      </w:r>
      <w:r w:rsidR="00224AA4" w:rsidRPr="00BB241F">
        <w:rPr>
          <w:rFonts w:ascii="Cambria" w:hAnsi="Cambria"/>
        </w:rPr>
        <w:t>sea barriers between</w:t>
      </w:r>
      <w:r w:rsidR="00CA4D15" w:rsidRPr="00BB241F">
        <w:rPr>
          <w:rFonts w:ascii="Cambria" w:hAnsi="Cambria"/>
        </w:rPr>
        <w:t xml:space="preserve"> New Guinea and</w:t>
      </w:r>
      <w:r w:rsidR="00224AA4" w:rsidRPr="00BB241F">
        <w:rPr>
          <w:rFonts w:ascii="Cambria" w:hAnsi="Cambria"/>
        </w:rPr>
        <w:t xml:space="preserve"> Australia</w:t>
      </w:r>
      <w:r w:rsidR="000F52C4" w:rsidRPr="00BB241F">
        <w:rPr>
          <w:rFonts w:ascii="Cambria" w:hAnsi="Cambria"/>
        </w:rPr>
        <w:t xml:space="preserve"> </w:t>
      </w:r>
      <w:r w:rsidR="00224AA4" w:rsidRPr="00BB241F">
        <w:rPr>
          <w:rFonts w:ascii="Cambria" w:hAnsi="Cambria"/>
        </w:rPr>
        <w:t xml:space="preserve"> diminishing</w:t>
      </w:r>
      <w:r w:rsidR="000F52C4" w:rsidRPr="00BB241F">
        <w:rPr>
          <w:rFonts w:ascii="Cambria" w:hAnsi="Cambria"/>
        </w:rPr>
        <w:t>, and at</w:t>
      </w:r>
      <w:r w:rsidR="00C31D4D" w:rsidRPr="00BB241F">
        <w:rPr>
          <w:rFonts w:ascii="Cambria" w:hAnsi="Cambria"/>
        </w:rPr>
        <w:t xml:space="preserve"> multiple</w:t>
      </w:r>
      <w:r w:rsidR="000F52C4" w:rsidRPr="00BB241F">
        <w:rPr>
          <w:rFonts w:ascii="Cambria" w:hAnsi="Cambria"/>
        </w:rPr>
        <w:t xml:space="preserve"> times</w:t>
      </w:r>
      <w:r w:rsidR="00831349" w:rsidRPr="00BB241F">
        <w:rPr>
          <w:rFonts w:ascii="Cambria" w:hAnsi="Cambria"/>
        </w:rPr>
        <w:t xml:space="preserve"> these</w:t>
      </w:r>
      <w:r w:rsidR="000F52C4" w:rsidRPr="00BB241F">
        <w:rPr>
          <w:rFonts w:ascii="Cambria" w:hAnsi="Cambria"/>
        </w:rPr>
        <w:t xml:space="preserve"> </w:t>
      </w:r>
      <w:r w:rsidR="00125216" w:rsidRPr="00BB241F">
        <w:rPr>
          <w:rFonts w:ascii="Cambria" w:hAnsi="Cambria"/>
        </w:rPr>
        <w:t xml:space="preserve">were </w:t>
      </w:r>
      <w:r w:rsidR="000F52C4" w:rsidRPr="00BB241F">
        <w:rPr>
          <w:rFonts w:ascii="Cambria" w:hAnsi="Cambria"/>
        </w:rPr>
        <w:t xml:space="preserve">completely severed by </w:t>
      </w:r>
      <w:r w:rsidR="00CA4D15" w:rsidRPr="00BB241F">
        <w:rPr>
          <w:rFonts w:ascii="Cambria" w:hAnsi="Cambria"/>
        </w:rPr>
        <w:t>land bridges</w:t>
      </w:r>
      <w:r w:rsidR="0025200D" w:rsidRPr="00BB241F">
        <w:rPr>
          <w:rFonts w:ascii="Cambria" w:hAnsi="Cambria"/>
        </w:rPr>
        <w:t xml:space="preserve"> </w:t>
      </w:r>
      <w:r w:rsidR="0025200D" w:rsidRPr="00BB241F">
        <w:rPr>
          <w:rFonts w:ascii="Cambria" w:hAnsi="Cambria"/>
        </w:rPr>
        <w:fldChar w:fldCharType="begin"/>
      </w:r>
      <w:r w:rsidR="0025200D" w:rsidRPr="00BB241F">
        <w:rPr>
          <w:rFonts w:ascii="Cambria" w:hAnsi="Cambria"/>
        </w:rPr>
        <w:instrText xml:space="preserve"> ADDIN EN.CITE &lt;EndNote&gt;&lt;Cite&gt;&lt;Author&gt;Norvick&lt;/Author&gt;&lt;Year&gt;2003&lt;/Year&gt;&lt;RecNum&gt;153&lt;/RecNum&gt;&lt;DisplayText&gt;(Heinsohn &amp;amp; Hope, 2006; Norvick, 2003)&lt;/DisplayText&gt;&lt;record&gt;&lt;rec-number&gt;153&lt;/rec-number&gt;&lt;foreign-keys&gt;&lt;key app="EN" db-id="few0x52dq052frepdtrpxadctdwpwsfffwed" timestamp="1754959607"&gt;153&lt;/key&gt;&lt;/foreign-keys&gt;&lt;ref-type name="Report"&gt;27&lt;/ref-type&gt;&lt;contributors&gt;&lt;authors&gt;&lt;author&gt;Norvick, M&lt;/author&gt;&lt;/authors&gt;&lt;/contributors&gt;&lt;titles&gt;&lt;title&gt;New palaeogeographic maps of the northern margins of the Australian plate: updated report&lt;/title&gt;&lt;secondary-title&gt;Unpublished report for Geoscience Australia, September&lt;/secondary-title&gt;&lt;/titles&gt;&lt;periodical&gt;&lt;full-title&gt;Unpublished report for Geoscience Australia, September&lt;/full-title&gt;&lt;/periodical&gt;&lt;dates&gt;&lt;year&gt;2003&lt;/year&gt;&lt;/dates&gt;&lt;urls&gt;&lt;/urls&gt;&lt;/record&gt;&lt;/Cite&gt;&lt;Cite&gt;&lt;Author&gt;Heinsohn&lt;/Author&gt;&lt;Year&gt;2006&lt;/Year&gt;&lt;RecNum&gt;91&lt;/RecNum&gt;&lt;record&gt;&lt;rec-number&gt;91&lt;/rec-number&gt;&lt;foreign-keys&gt;&lt;key app="EN" db-id="few0x52dq052frepdtrpxadctdwpwsfffwed" timestamp="1742088329"&gt;91&lt;/key&gt;&lt;/foreign-keys&gt;&lt;ref-type name="Book Section"&gt;5&lt;/ref-type&gt;&lt;contributors&gt;&lt;authors&gt;&lt;author&gt;Heinsohn, Tom&lt;/author&gt;&lt;author&gt;Hope, Geoffrey&lt;/author&gt;&lt;/authors&gt;&lt;/contributors&gt;&lt;titles&gt;&lt;title&gt;The Torresian connections: zoogeography of New Guinea&lt;/title&gt;&lt;secondary-title&gt;Evolution and biogeography of Australian vertebrates&lt;/secondary-title&gt;&lt;/titles&gt;&lt;pages&gt;71-93&lt;/pages&gt;&lt;dates&gt;&lt;year&gt;2006&lt;/year&gt;&lt;/dates&gt;&lt;publisher&gt;Australian Scientific Publishing&lt;/publisher&gt;&lt;urls&gt;&lt;/urls&gt;&lt;/record&gt;&lt;/Cite&gt;&lt;/EndNote&gt;</w:instrText>
      </w:r>
      <w:r w:rsidR="0025200D" w:rsidRPr="00BB241F">
        <w:rPr>
          <w:rFonts w:ascii="Cambria" w:hAnsi="Cambria"/>
        </w:rPr>
        <w:fldChar w:fldCharType="separate"/>
      </w:r>
      <w:r w:rsidR="0025200D" w:rsidRPr="00BB241F">
        <w:rPr>
          <w:rFonts w:ascii="Cambria" w:hAnsi="Cambria"/>
          <w:noProof/>
        </w:rPr>
        <w:t>(Heinsohn &amp; Hope, 2006; Norvick, 2003)</w:t>
      </w:r>
      <w:r w:rsidR="0025200D" w:rsidRPr="00BB241F">
        <w:rPr>
          <w:rFonts w:ascii="Cambria" w:hAnsi="Cambria"/>
        </w:rPr>
        <w:fldChar w:fldCharType="end"/>
      </w:r>
      <w:r w:rsidR="0025200D" w:rsidRPr="00BB241F">
        <w:rPr>
          <w:rFonts w:ascii="Cambria" w:hAnsi="Cambria"/>
        </w:rPr>
        <w:t>.</w:t>
      </w:r>
      <w:r w:rsidR="00CA4D15" w:rsidRPr="00BB241F">
        <w:rPr>
          <w:rFonts w:ascii="Cambria" w:hAnsi="Cambria"/>
        </w:rPr>
        <w:t xml:space="preserve"> </w:t>
      </w:r>
      <w:r w:rsidR="00546938" w:rsidRPr="00BB241F">
        <w:rPr>
          <w:rFonts w:ascii="Cambria" w:hAnsi="Cambria"/>
        </w:rPr>
        <w:t xml:space="preserve">If land area and barrier </w:t>
      </w:r>
      <w:r w:rsidR="00D22B7A" w:rsidRPr="00BB241F">
        <w:rPr>
          <w:rFonts w:ascii="Cambria" w:hAnsi="Cambria"/>
        </w:rPr>
        <w:t xml:space="preserve">permeability </w:t>
      </w:r>
      <w:r w:rsidR="00546938" w:rsidRPr="00BB241F">
        <w:rPr>
          <w:rFonts w:ascii="Cambria" w:hAnsi="Cambria"/>
        </w:rPr>
        <w:t xml:space="preserve">are primary </w:t>
      </w:r>
      <w:r w:rsidR="00CA4D15" w:rsidRPr="00BB241F">
        <w:rPr>
          <w:rFonts w:ascii="Cambria" w:hAnsi="Cambria"/>
        </w:rPr>
        <w:t xml:space="preserve">determinants </w:t>
      </w:r>
      <w:r w:rsidR="00546938" w:rsidRPr="00BB241F">
        <w:rPr>
          <w:rFonts w:ascii="Cambria" w:hAnsi="Cambria"/>
        </w:rPr>
        <w:t>of dispersal probability</w:t>
      </w:r>
      <w:r w:rsidR="000F52C4" w:rsidRPr="00BB241F">
        <w:rPr>
          <w:rFonts w:ascii="Cambria" w:hAnsi="Cambria"/>
        </w:rPr>
        <w:t>, it would be predicted</w:t>
      </w:r>
      <w:r w:rsidR="00546938" w:rsidRPr="00BB241F">
        <w:rPr>
          <w:rFonts w:ascii="Cambria" w:hAnsi="Cambria"/>
        </w:rPr>
        <w:t xml:space="preserve"> </w:t>
      </w:r>
      <w:r w:rsidR="000F52C4" w:rsidRPr="00BB241F">
        <w:rPr>
          <w:rFonts w:ascii="Cambria" w:hAnsi="Cambria"/>
        </w:rPr>
        <w:t xml:space="preserve">that </w:t>
      </w:r>
      <w:r w:rsidR="00713F05" w:rsidRPr="00BB241F">
        <w:rPr>
          <w:rFonts w:ascii="Cambria" w:hAnsi="Cambria"/>
        </w:rPr>
        <w:t xml:space="preserve">dispersal rates between Australia and New Guinea should be </w:t>
      </w:r>
      <w:r w:rsidR="00713F05" w:rsidRPr="00BB241F">
        <w:rPr>
          <w:rFonts w:ascii="Cambria" w:hAnsi="Cambria"/>
        </w:rPr>
        <w:lastRenderedPageBreak/>
        <w:t xml:space="preserve">much higher in the more recent </w:t>
      </w:r>
      <w:proofErr w:type="gramStart"/>
      <w:r w:rsidR="00713F05" w:rsidRPr="00BB241F">
        <w:rPr>
          <w:rFonts w:ascii="Cambria" w:hAnsi="Cambria"/>
        </w:rPr>
        <w:t>time period</w:t>
      </w:r>
      <w:proofErr w:type="gramEnd"/>
      <w:r w:rsidR="00713F05" w:rsidRPr="00BB241F">
        <w:rPr>
          <w:rFonts w:ascii="Cambria" w:hAnsi="Cambria"/>
        </w:rPr>
        <w:t xml:space="preserve">, </w:t>
      </w:r>
      <w:r w:rsidR="00371AF7" w:rsidRPr="00BB241F">
        <w:rPr>
          <w:rFonts w:ascii="Cambria" w:hAnsi="Cambria"/>
        </w:rPr>
        <w:t xml:space="preserve">after </w:t>
      </w:r>
      <w:r w:rsidR="00CA4D15" w:rsidRPr="00BB241F">
        <w:rPr>
          <w:rFonts w:ascii="Cambria" w:hAnsi="Cambria"/>
        </w:rPr>
        <w:t xml:space="preserve">correcting </w:t>
      </w:r>
      <w:r w:rsidR="00371AF7" w:rsidRPr="00BB241F">
        <w:rPr>
          <w:rFonts w:ascii="Cambria" w:hAnsi="Cambria"/>
        </w:rPr>
        <w:t>for extant lineage diversity</w:t>
      </w:r>
      <w:r w:rsidR="00CA4D15" w:rsidRPr="00BB241F">
        <w:rPr>
          <w:rFonts w:ascii="Cambria" w:hAnsi="Cambria"/>
        </w:rPr>
        <w:t xml:space="preserve"> in</w:t>
      </w:r>
      <w:r w:rsidR="00371AF7" w:rsidRPr="00BB241F">
        <w:rPr>
          <w:rFonts w:ascii="Cambria" w:hAnsi="Cambria"/>
        </w:rPr>
        <w:t xml:space="preserve"> </w:t>
      </w:r>
      <w:r w:rsidR="00D820F1" w:rsidRPr="00BB241F">
        <w:rPr>
          <w:rFonts w:ascii="Cambria" w:hAnsi="Cambria"/>
        </w:rPr>
        <w:t xml:space="preserve">each </w:t>
      </w:r>
      <w:r w:rsidR="00371AF7" w:rsidRPr="00BB241F">
        <w:rPr>
          <w:rFonts w:ascii="Cambria" w:hAnsi="Cambria"/>
        </w:rPr>
        <w:t>timeslice</w:t>
      </w:r>
      <w:r w:rsidR="000F52C4" w:rsidRPr="00BB241F">
        <w:rPr>
          <w:rFonts w:ascii="Cambria" w:hAnsi="Cambria"/>
        </w:rPr>
        <w:t>.</w:t>
      </w:r>
    </w:p>
    <w:p w14:paraId="25981177" w14:textId="57F1F290" w:rsidR="006717F8" w:rsidRPr="00BB241F" w:rsidRDefault="000E4F81" w:rsidP="00B10B84">
      <w:pPr>
        <w:spacing w:line="360" w:lineRule="auto"/>
        <w:rPr>
          <w:rFonts w:ascii="Cambria" w:hAnsi="Cambria"/>
        </w:rPr>
      </w:pPr>
      <w:r w:rsidRPr="00BB241F">
        <w:rPr>
          <w:rFonts w:ascii="Cambria" w:hAnsi="Cambria"/>
        </w:rPr>
        <w:tab/>
      </w:r>
      <w:r w:rsidR="006717F8" w:rsidRPr="00BB241F">
        <w:rPr>
          <w:rFonts w:ascii="Cambria" w:hAnsi="Cambria"/>
        </w:rPr>
        <w:t>T</w:t>
      </w:r>
      <w:r w:rsidR="004F50B3" w:rsidRPr="00BB241F">
        <w:rPr>
          <w:rFonts w:ascii="Cambria" w:hAnsi="Cambria"/>
        </w:rPr>
        <w:t>o</w:t>
      </w:r>
      <w:r w:rsidR="00C42072" w:rsidRPr="00BB241F">
        <w:rPr>
          <w:rFonts w:ascii="Cambria" w:hAnsi="Cambria"/>
        </w:rPr>
        <w:t xml:space="preserve"> </w:t>
      </w:r>
      <w:r w:rsidR="009E2DA1" w:rsidRPr="00BB241F">
        <w:rPr>
          <w:rFonts w:ascii="Cambria" w:hAnsi="Cambria"/>
        </w:rPr>
        <w:t>visualise</w:t>
      </w:r>
      <w:r w:rsidR="00C42072" w:rsidRPr="00BB241F">
        <w:rPr>
          <w:rFonts w:ascii="Cambria" w:hAnsi="Cambria"/>
        </w:rPr>
        <w:t xml:space="preserve"> histories of</w:t>
      </w:r>
      <w:r w:rsidR="005A46A4" w:rsidRPr="00BB241F">
        <w:rPr>
          <w:rFonts w:ascii="Cambria" w:hAnsi="Cambria"/>
        </w:rPr>
        <w:t xml:space="preserve"> </w:t>
      </w:r>
      <w:r w:rsidR="00C42072" w:rsidRPr="00BB241F">
        <w:rPr>
          <w:rFonts w:ascii="Cambria" w:hAnsi="Cambria"/>
        </w:rPr>
        <w:t>dispersal</w:t>
      </w:r>
      <w:r w:rsidR="00D04E47" w:rsidRPr="00BB241F">
        <w:rPr>
          <w:rFonts w:ascii="Cambria" w:hAnsi="Cambria"/>
        </w:rPr>
        <w:t xml:space="preserve"> and diversification</w:t>
      </w:r>
      <w:r w:rsidR="00C42072" w:rsidRPr="00BB241F">
        <w:rPr>
          <w:rFonts w:ascii="Cambria" w:hAnsi="Cambria"/>
        </w:rPr>
        <w:t xml:space="preserve"> </w:t>
      </w:r>
      <w:r w:rsidR="00D04E47" w:rsidRPr="00BB241F">
        <w:rPr>
          <w:rFonts w:ascii="Cambria" w:hAnsi="Cambria"/>
        </w:rPr>
        <w:t>across contemporary</w:t>
      </w:r>
      <w:r w:rsidR="00B20324" w:rsidRPr="00BB241F">
        <w:rPr>
          <w:rFonts w:ascii="Cambria" w:hAnsi="Cambria"/>
        </w:rPr>
        <w:t xml:space="preserve"> geographical regions</w:t>
      </w:r>
      <w:r w:rsidR="00CA4D15" w:rsidRPr="00BB241F">
        <w:rPr>
          <w:rFonts w:ascii="Cambria" w:hAnsi="Cambria"/>
        </w:rPr>
        <w:t>,</w:t>
      </w:r>
      <w:r w:rsidR="004F50B3" w:rsidRPr="00BB241F">
        <w:rPr>
          <w:rFonts w:ascii="Cambria" w:hAnsi="Cambria"/>
        </w:rPr>
        <w:t xml:space="preserve"> we used a six</w:t>
      </w:r>
      <w:r w:rsidR="00BB50F8" w:rsidRPr="00BB241F">
        <w:rPr>
          <w:rFonts w:ascii="Cambria" w:hAnsi="Cambria"/>
        </w:rPr>
        <w:t>-</w:t>
      </w:r>
      <w:r w:rsidR="004F50B3" w:rsidRPr="00BB241F">
        <w:rPr>
          <w:rFonts w:ascii="Cambria" w:hAnsi="Cambria"/>
        </w:rPr>
        <w:t xml:space="preserve">region </w:t>
      </w:r>
      <w:r w:rsidR="00E729A8" w:rsidRPr="00BB241F">
        <w:rPr>
          <w:rFonts w:ascii="Cambria" w:hAnsi="Cambria"/>
        </w:rPr>
        <w:t>coding system</w:t>
      </w:r>
      <w:r w:rsidR="006717F8" w:rsidRPr="00BB241F">
        <w:rPr>
          <w:rFonts w:ascii="Cambria" w:hAnsi="Cambria"/>
        </w:rPr>
        <w:t xml:space="preserve"> as follows</w:t>
      </w:r>
      <w:r w:rsidR="005A46A4" w:rsidRPr="00BB241F">
        <w:rPr>
          <w:rFonts w:ascii="Cambria" w:hAnsi="Cambria"/>
        </w:rPr>
        <w:t>:</w:t>
      </w:r>
      <w:r w:rsidR="004F50B3" w:rsidRPr="00BB241F">
        <w:rPr>
          <w:rFonts w:ascii="Cambria" w:hAnsi="Cambria"/>
        </w:rPr>
        <w:t xml:space="preserve"> </w:t>
      </w:r>
      <w:r w:rsidR="00D516B4" w:rsidRPr="00BB241F">
        <w:rPr>
          <w:rFonts w:ascii="Cambria" w:hAnsi="Cambria"/>
        </w:rPr>
        <w:t>1</w:t>
      </w:r>
      <w:r w:rsidR="00935B65" w:rsidRPr="00BB241F">
        <w:rPr>
          <w:rFonts w:ascii="Cambria" w:hAnsi="Cambria"/>
        </w:rPr>
        <w:t>) Australia</w:t>
      </w:r>
      <w:r w:rsidR="00234813" w:rsidRPr="00BB241F">
        <w:rPr>
          <w:rFonts w:ascii="Cambria" w:hAnsi="Cambria"/>
        </w:rPr>
        <w:t>―</w:t>
      </w:r>
      <w:r w:rsidR="00D516B4" w:rsidRPr="00BB241F">
        <w:rPr>
          <w:rFonts w:ascii="Cambria" w:hAnsi="Cambria"/>
        </w:rPr>
        <w:t>corresponding to the boundary of contemporary Australia</w:t>
      </w:r>
      <w:r w:rsidR="004F50B3" w:rsidRPr="00BB241F">
        <w:rPr>
          <w:rFonts w:ascii="Cambria" w:hAnsi="Cambria"/>
        </w:rPr>
        <w:t xml:space="preserve"> and not including New Guinea</w:t>
      </w:r>
      <w:r w:rsidR="0029630A" w:rsidRPr="00BB241F">
        <w:rPr>
          <w:rFonts w:ascii="Cambria" w:hAnsi="Cambria"/>
        </w:rPr>
        <w:t xml:space="preserve"> </w:t>
      </w:r>
      <w:r w:rsidR="0029630A" w:rsidRPr="00BB241F">
        <w:rPr>
          <w:rFonts w:ascii="Cambria" w:hAnsi="Cambria"/>
        </w:rPr>
        <w:fldChar w:fldCharType="begin"/>
      </w:r>
      <w:r w:rsidR="003F66AA" w:rsidRPr="00BB241F">
        <w:rPr>
          <w:rFonts w:ascii="Cambria" w:hAnsi="Cambria"/>
        </w:rPr>
        <w:instrText xml:space="preserve"> ADDIN EN.CITE &lt;EndNote&gt;&lt;Cite&gt;&lt;Author&gt;Oliver&lt;/Author&gt;&lt;Year&gt;2023&lt;/Year&gt;&lt;RecNum&gt;98&lt;/RecNum&gt;&lt;DisplayText&gt;(Oliver, Hugall, Prasteya, Slavenko &amp;amp; Zahirovic, 2023)&lt;/DisplayText&gt;&lt;record&gt;&lt;rec-number&gt;98&lt;/rec-number&gt;&lt;foreign-keys&gt;&lt;key app="EN" db-id="few0x52dq052frepdtrpxadctdwpwsfffwed" timestamp="1742339459"&gt;98&lt;/key&gt;&lt;/foreign-keys&gt;&lt;ref-type name="Journal Article"&gt;17&lt;/ref-type&gt;&lt;contributors&gt;&lt;authors&gt;&lt;author&gt;Oliver, Paul M&lt;/author&gt;&lt;author&gt;Hugall, Andrew F&lt;/author&gt;&lt;author&gt;Prasteya, Audrey&lt;/author&gt;&lt;author&gt;Slavenko, Alex&lt;/author&gt;&lt;author&gt;Zahirovic, Sabin&lt;/author&gt;&lt;/authors&gt;&lt;/contributors&gt;&lt;titles&gt;&lt;title&gt;Oligo-Miocene radiation within South-west Pacific arc terranes underpinned repeated upstream continental dispersals in pigeons (Columbiformes)&lt;/title&gt;&lt;secondary-title&gt;Biological Journal of the Linnean Society&lt;/secondary-title&gt;&lt;/titles&gt;&lt;periodical&gt;&lt;full-title&gt;Biological Journal of the Linnean Society&lt;/full-title&gt;&lt;/periodical&gt;&lt;pages&gt;437-452&lt;/pages&gt;&lt;volume&gt;138&lt;/volume&gt;&lt;number&gt;4&lt;/number&gt;&lt;dates&gt;&lt;year&gt;2023&lt;/year&gt;&lt;/dates&gt;&lt;isbn&gt;0024-4066&lt;/isbn&gt;&lt;urls&gt;&lt;/urls&gt;&lt;/record&gt;&lt;/Cite&gt;&lt;/EndNote&gt;</w:instrText>
      </w:r>
      <w:r w:rsidR="0029630A" w:rsidRPr="00BB241F">
        <w:rPr>
          <w:rFonts w:ascii="Cambria" w:hAnsi="Cambria"/>
        </w:rPr>
        <w:fldChar w:fldCharType="separate"/>
      </w:r>
      <w:r w:rsidR="003F66AA" w:rsidRPr="00BB241F">
        <w:rPr>
          <w:rFonts w:ascii="Cambria" w:hAnsi="Cambria"/>
          <w:noProof/>
        </w:rPr>
        <w:t>(Oliver, Hugall, Prasteya, Slavenko &amp; Zahirovic, 2023)</w:t>
      </w:r>
      <w:r w:rsidR="0029630A" w:rsidRPr="00BB241F">
        <w:rPr>
          <w:rFonts w:ascii="Cambria" w:hAnsi="Cambria"/>
        </w:rPr>
        <w:fldChar w:fldCharType="end"/>
      </w:r>
      <w:r w:rsidR="004F50B3" w:rsidRPr="00BB241F">
        <w:rPr>
          <w:rFonts w:ascii="Cambria" w:hAnsi="Cambria"/>
        </w:rPr>
        <w:t>;</w:t>
      </w:r>
      <w:r w:rsidR="00D516B4" w:rsidRPr="00BB241F">
        <w:rPr>
          <w:rFonts w:ascii="Cambria" w:hAnsi="Cambria"/>
        </w:rPr>
        <w:t xml:space="preserve"> 2)</w:t>
      </w:r>
      <w:r w:rsidR="004F50B3" w:rsidRPr="00BB241F">
        <w:rPr>
          <w:rFonts w:ascii="Cambria" w:hAnsi="Cambria"/>
        </w:rPr>
        <w:t xml:space="preserve"> New Guinea</w:t>
      </w:r>
      <w:r w:rsidR="00234813" w:rsidRPr="00BB241F">
        <w:rPr>
          <w:rFonts w:ascii="Cambria" w:hAnsi="Cambria"/>
        </w:rPr>
        <w:t>―</w:t>
      </w:r>
      <w:r w:rsidR="00D516B4" w:rsidRPr="00BB241F">
        <w:rPr>
          <w:rFonts w:ascii="Cambria" w:hAnsi="Cambria"/>
        </w:rPr>
        <w:t>the contemporary island</w:t>
      </w:r>
      <w:r w:rsidR="004F50B3" w:rsidRPr="00BB241F">
        <w:rPr>
          <w:rFonts w:ascii="Cambria" w:hAnsi="Cambria"/>
        </w:rPr>
        <w:t>s</w:t>
      </w:r>
      <w:r w:rsidR="00D516B4" w:rsidRPr="00BB241F">
        <w:rPr>
          <w:rFonts w:ascii="Cambria" w:hAnsi="Cambria"/>
        </w:rPr>
        <w:t xml:space="preserve"> of </w:t>
      </w:r>
      <w:r w:rsidR="00D04E47" w:rsidRPr="00BB241F">
        <w:rPr>
          <w:rFonts w:ascii="Cambria" w:hAnsi="Cambria"/>
        </w:rPr>
        <w:t>New Guinea</w:t>
      </w:r>
      <w:r w:rsidR="00D516B4" w:rsidRPr="00BB241F">
        <w:rPr>
          <w:rFonts w:ascii="Cambria" w:hAnsi="Cambria"/>
        </w:rPr>
        <w:t xml:space="preserve"> and nearby </w:t>
      </w:r>
      <w:r w:rsidR="00276377" w:rsidRPr="00BB241F">
        <w:rPr>
          <w:rFonts w:ascii="Cambria" w:hAnsi="Cambria"/>
        </w:rPr>
        <w:t>land-</w:t>
      </w:r>
      <w:r w:rsidR="00D516B4" w:rsidRPr="00BB241F">
        <w:rPr>
          <w:rFonts w:ascii="Cambria" w:hAnsi="Cambria"/>
        </w:rPr>
        <w:t>bridge islands;</w:t>
      </w:r>
      <w:r w:rsidR="004F50B3" w:rsidRPr="00BB241F">
        <w:rPr>
          <w:rFonts w:ascii="Cambria" w:hAnsi="Cambria"/>
        </w:rPr>
        <w:t xml:space="preserve"> 3) Asia and the Sunda Shelf; </w:t>
      </w:r>
      <w:r w:rsidR="00D516B4" w:rsidRPr="00BB241F">
        <w:rPr>
          <w:rFonts w:ascii="Cambria" w:hAnsi="Cambria"/>
        </w:rPr>
        <w:t>4) East Melanesia</w:t>
      </w:r>
      <w:r w:rsidR="00234813" w:rsidRPr="00BB241F">
        <w:rPr>
          <w:rFonts w:ascii="Cambria" w:hAnsi="Cambria"/>
        </w:rPr>
        <w:t>―</w:t>
      </w:r>
      <w:r w:rsidR="00D516B4" w:rsidRPr="00BB241F">
        <w:rPr>
          <w:rFonts w:ascii="Cambria" w:hAnsi="Cambria"/>
        </w:rPr>
        <w:t xml:space="preserve">the islands of the </w:t>
      </w:r>
      <w:r w:rsidR="00276377" w:rsidRPr="00BB241F">
        <w:rPr>
          <w:rFonts w:ascii="Cambria" w:hAnsi="Cambria"/>
        </w:rPr>
        <w:t>South</w:t>
      </w:r>
      <w:r w:rsidR="00D516B4" w:rsidRPr="00BB241F">
        <w:rPr>
          <w:rFonts w:ascii="Cambria" w:hAnsi="Cambria"/>
        </w:rPr>
        <w:t xml:space="preserve">west Pacific that are largely underpinned by the </w:t>
      </w:r>
      <w:proofErr w:type="spellStart"/>
      <w:r w:rsidR="00D516B4" w:rsidRPr="00BB241F">
        <w:rPr>
          <w:rFonts w:ascii="Cambria" w:hAnsi="Cambria"/>
        </w:rPr>
        <w:t>Vitiaz</w:t>
      </w:r>
      <w:proofErr w:type="spellEnd"/>
      <w:r w:rsidR="00D516B4" w:rsidRPr="00BB241F">
        <w:rPr>
          <w:rFonts w:ascii="Cambria" w:hAnsi="Cambria"/>
        </w:rPr>
        <w:t xml:space="preserve"> Arc, namely </w:t>
      </w:r>
      <w:r w:rsidR="00C42072" w:rsidRPr="00BB241F">
        <w:rPr>
          <w:rFonts w:ascii="Cambria" w:hAnsi="Cambria"/>
        </w:rPr>
        <w:t>Manus, New Britain, Solomons</w:t>
      </w:r>
      <w:r w:rsidR="00CD2934" w:rsidRPr="00BB241F">
        <w:rPr>
          <w:rFonts w:ascii="Cambria" w:hAnsi="Cambria"/>
        </w:rPr>
        <w:t>,</w:t>
      </w:r>
      <w:r w:rsidR="00C42072" w:rsidRPr="00BB241F">
        <w:rPr>
          <w:rFonts w:ascii="Cambria" w:hAnsi="Cambria"/>
        </w:rPr>
        <w:t xml:space="preserve"> Fiji and Vanuatu</w:t>
      </w:r>
      <w:r w:rsidR="00D516B4" w:rsidRPr="00BB241F">
        <w:rPr>
          <w:rFonts w:ascii="Cambria" w:hAnsi="Cambria"/>
        </w:rPr>
        <w:t>;</w:t>
      </w:r>
      <w:r w:rsidR="000578B8" w:rsidRPr="00BB241F">
        <w:rPr>
          <w:rFonts w:ascii="Cambria" w:hAnsi="Cambria"/>
        </w:rPr>
        <w:t xml:space="preserve"> </w:t>
      </w:r>
      <w:r w:rsidR="004F50B3" w:rsidRPr="00BB241F">
        <w:rPr>
          <w:rFonts w:ascii="Cambria" w:hAnsi="Cambria"/>
        </w:rPr>
        <w:t>5)</w:t>
      </w:r>
      <w:r w:rsidR="00D516B4" w:rsidRPr="00BB241F">
        <w:rPr>
          <w:rFonts w:ascii="Cambria" w:hAnsi="Cambria"/>
        </w:rPr>
        <w:t xml:space="preserve"> </w:t>
      </w:r>
      <w:r w:rsidR="00C42072" w:rsidRPr="00BB241F">
        <w:rPr>
          <w:rFonts w:ascii="Cambria" w:hAnsi="Cambria"/>
        </w:rPr>
        <w:t>Wallacea</w:t>
      </w:r>
      <w:r w:rsidR="00234813" w:rsidRPr="00BB241F">
        <w:rPr>
          <w:rFonts w:ascii="Cambria" w:hAnsi="Cambria"/>
        </w:rPr>
        <w:t>―</w:t>
      </w:r>
      <w:r w:rsidR="004F50B3" w:rsidRPr="00BB241F">
        <w:rPr>
          <w:rFonts w:ascii="Cambria" w:hAnsi="Cambria"/>
        </w:rPr>
        <w:t>broadly referring to</w:t>
      </w:r>
      <w:r w:rsidR="00D516B4" w:rsidRPr="00BB241F">
        <w:rPr>
          <w:rFonts w:ascii="Cambria" w:hAnsi="Cambria"/>
        </w:rPr>
        <w:t xml:space="preserve"> the islands</w:t>
      </w:r>
      <w:r w:rsidR="004F50B3" w:rsidRPr="00BB241F">
        <w:rPr>
          <w:rFonts w:ascii="Cambria" w:hAnsi="Cambria"/>
        </w:rPr>
        <w:t xml:space="preserve"> between Wallace’s Line and </w:t>
      </w:r>
      <w:proofErr w:type="spellStart"/>
      <w:r w:rsidR="004F50B3" w:rsidRPr="00BB241F">
        <w:rPr>
          <w:rFonts w:ascii="Cambria" w:hAnsi="Cambria"/>
        </w:rPr>
        <w:t>Lydekker’s</w:t>
      </w:r>
      <w:proofErr w:type="spellEnd"/>
      <w:r w:rsidR="004F50B3" w:rsidRPr="00BB241F">
        <w:rPr>
          <w:rFonts w:ascii="Cambria" w:hAnsi="Cambria"/>
        </w:rPr>
        <w:t xml:space="preserve"> Line;</w:t>
      </w:r>
      <w:r w:rsidR="00A84702" w:rsidRPr="00BB241F">
        <w:rPr>
          <w:rFonts w:ascii="Cambria" w:hAnsi="Cambria"/>
        </w:rPr>
        <w:t xml:space="preserve"> </w:t>
      </w:r>
      <w:r w:rsidR="008916EC" w:rsidRPr="00BB241F">
        <w:rPr>
          <w:rFonts w:ascii="Cambria" w:hAnsi="Cambria"/>
        </w:rPr>
        <w:t xml:space="preserve">and </w:t>
      </w:r>
      <w:r w:rsidR="004F50B3" w:rsidRPr="00BB241F">
        <w:rPr>
          <w:rFonts w:ascii="Cambria" w:hAnsi="Cambria"/>
        </w:rPr>
        <w:t>6)</w:t>
      </w:r>
      <w:r w:rsidR="00D516B4" w:rsidRPr="00BB241F">
        <w:rPr>
          <w:rFonts w:ascii="Cambria" w:hAnsi="Cambria"/>
        </w:rPr>
        <w:t xml:space="preserve"> </w:t>
      </w:r>
      <w:r w:rsidR="00A84702" w:rsidRPr="00BB241F">
        <w:rPr>
          <w:rFonts w:ascii="Cambria" w:hAnsi="Cambria"/>
        </w:rPr>
        <w:t>Pacific</w:t>
      </w:r>
      <w:r w:rsidR="00234813" w:rsidRPr="00BB241F">
        <w:rPr>
          <w:rFonts w:ascii="Cambria" w:hAnsi="Cambria"/>
        </w:rPr>
        <w:t>―</w:t>
      </w:r>
      <w:r w:rsidR="004F50B3" w:rsidRPr="00BB241F">
        <w:rPr>
          <w:rFonts w:ascii="Cambria" w:hAnsi="Cambria"/>
        </w:rPr>
        <w:t xml:space="preserve">more isolated islands in the </w:t>
      </w:r>
      <w:r w:rsidR="00276377" w:rsidRPr="00BB241F">
        <w:rPr>
          <w:rFonts w:ascii="Cambria" w:hAnsi="Cambria"/>
        </w:rPr>
        <w:t>South</w:t>
      </w:r>
      <w:r w:rsidR="004F50B3" w:rsidRPr="00BB241F">
        <w:rPr>
          <w:rFonts w:ascii="Cambria" w:hAnsi="Cambria"/>
        </w:rPr>
        <w:t>west Pacific</w:t>
      </w:r>
      <w:r w:rsidR="00613A8D" w:rsidRPr="00BB241F">
        <w:rPr>
          <w:rFonts w:ascii="Cambria" w:hAnsi="Cambria"/>
        </w:rPr>
        <w:t xml:space="preserve"> that</w:t>
      </w:r>
      <w:r w:rsidR="004F50B3" w:rsidRPr="00BB241F">
        <w:rPr>
          <w:rFonts w:ascii="Cambria" w:hAnsi="Cambria"/>
        </w:rPr>
        <w:t xml:space="preserve"> are not part of the </w:t>
      </w:r>
      <w:proofErr w:type="spellStart"/>
      <w:r w:rsidR="004F50B3" w:rsidRPr="00BB241F">
        <w:rPr>
          <w:rFonts w:ascii="Cambria" w:hAnsi="Cambria"/>
        </w:rPr>
        <w:t>Vitiaz</w:t>
      </w:r>
      <w:proofErr w:type="spellEnd"/>
      <w:r w:rsidR="004F50B3" w:rsidRPr="00BB241F">
        <w:rPr>
          <w:rFonts w:ascii="Cambria" w:hAnsi="Cambria"/>
        </w:rPr>
        <w:t xml:space="preserve"> Arc systems, including parts of </w:t>
      </w:r>
      <w:r w:rsidR="009571F4" w:rsidRPr="00BB241F">
        <w:rPr>
          <w:rFonts w:ascii="Cambria" w:hAnsi="Cambria"/>
        </w:rPr>
        <w:t>Micronesia</w:t>
      </w:r>
      <w:r w:rsidR="004F50B3" w:rsidRPr="00BB241F">
        <w:rPr>
          <w:rFonts w:ascii="Cambria" w:hAnsi="Cambria"/>
        </w:rPr>
        <w:t xml:space="preserve"> (Palau)</w:t>
      </w:r>
      <w:r w:rsidR="009571F4" w:rsidRPr="00BB241F">
        <w:rPr>
          <w:rFonts w:ascii="Cambria" w:hAnsi="Cambria"/>
        </w:rPr>
        <w:t xml:space="preserve"> and Polynesia</w:t>
      </w:r>
      <w:r w:rsidR="004F50B3" w:rsidRPr="00BB241F">
        <w:rPr>
          <w:rFonts w:ascii="Cambria" w:hAnsi="Cambria"/>
        </w:rPr>
        <w:t xml:space="preserve"> (</w:t>
      </w:r>
      <w:r w:rsidR="008916EC" w:rsidRPr="00BB241F">
        <w:rPr>
          <w:rFonts w:ascii="Cambria" w:hAnsi="Cambria"/>
        </w:rPr>
        <w:t>e.g.</w:t>
      </w:r>
      <w:r w:rsidR="00276377" w:rsidRPr="00BB241F">
        <w:rPr>
          <w:rFonts w:ascii="Cambria" w:hAnsi="Cambria"/>
        </w:rPr>
        <w:t>,</w:t>
      </w:r>
      <w:r w:rsidR="008916EC" w:rsidRPr="00BB241F">
        <w:rPr>
          <w:rFonts w:ascii="Cambria" w:hAnsi="Cambria"/>
        </w:rPr>
        <w:t xml:space="preserve"> Tonga and Samoa</w:t>
      </w:r>
      <w:r w:rsidR="009571F4" w:rsidRPr="00BB241F">
        <w:rPr>
          <w:rFonts w:ascii="Cambria" w:hAnsi="Cambria"/>
        </w:rPr>
        <w:t>)</w:t>
      </w:r>
      <w:r w:rsidR="00B20324" w:rsidRPr="00BB241F">
        <w:rPr>
          <w:rFonts w:ascii="Cambria" w:hAnsi="Cambria"/>
        </w:rPr>
        <w:t>.</w:t>
      </w:r>
    </w:p>
    <w:p w14:paraId="7AE1C24A" w14:textId="5D2312E0" w:rsidR="00A84702" w:rsidRPr="00BB241F" w:rsidRDefault="00A84702" w:rsidP="00B10B84">
      <w:pPr>
        <w:spacing w:line="360" w:lineRule="auto"/>
        <w:rPr>
          <w:rFonts w:ascii="Cambria" w:hAnsi="Cambria"/>
        </w:rPr>
      </w:pPr>
      <w:r w:rsidRPr="00BB241F">
        <w:rPr>
          <w:rFonts w:ascii="Cambria" w:hAnsi="Cambria"/>
        </w:rPr>
        <w:t xml:space="preserve"> </w:t>
      </w:r>
    </w:p>
    <w:p w14:paraId="337DD000" w14:textId="15710FBF" w:rsidR="00CC0558" w:rsidRPr="00BB241F" w:rsidRDefault="00CC0558" w:rsidP="00B10B84">
      <w:pPr>
        <w:spacing w:line="360" w:lineRule="auto"/>
        <w:rPr>
          <w:rFonts w:ascii="Cambria" w:hAnsi="Cambria"/>
          <w:i/>
          <w:iCs/>
        </w:rPr>
      </w:pPr>
      <w:r w:rsidRPr="00BB241F">
        <w:rPr>
          <w:rFonts w:ascii="Cambria" w:hAnsi="Cambria"/>
          <w:i/>
          <w:iCs/>
        </w:rPr>
        <w:t xml:space="preserve">BioGeoBEARS and </w:t>
      </w:r>
      <w:del w:id="14" w:author="Nicholas Matzke" w:date="2025-09-06T12:21:00Z" w16du:dateUtc="2025-09-06T00:21:00Z">
        <w:r w:rsidRPr="00BB241F" w:rsidDel="009B7AC5">
          <w:rPr>
            <w:rFonts w:ascii="Cambria" w:hAnsi="Cambria"/>
            <w:i/>
            <w:iCs/>
          </w:rPr>
          <w:delText>Phybears</w:delText>
        </w:r>
      </w:del>
      <w:proofErr w:type="spellStart"/>
      <w:ins w:id="15" w:author="Nicholas Matzke" w:date="2025-09-06T12:21:00Z" w16du:dateUtc="2025-09-06T00:21:00Z">
        <w:r w:rsidR="009B7AC5" w:rsidRPr="00BB241F">
          <w:rPr>
            <w:rFonts w:ascii="Cambria" w:hAnsi="Cambria"/>
            <w:i/>
            <w:iCs/>
          </w:rPr>
          <w:t>Phy</w:t>
        </w:r>
        <w:r w:rsidR="009B7AC5">
          <w:rPr>
            <w:rFonts w:ascii="Cambria" w:hAnsi="Cambria"/>
            <w:i/>
            <w:iCs/>
          </w:rPr>
          <w:t>B</w:t>
        </w:r>
        <w:r w:rsidR="009B7AC5" w:rsidRPr="00BB241F">
          <w:rPr>
            <w:rFonts w:ascii="Cambria" w:hAnsi="Cambria"/>
            <w:i/>
            <w:iCs/>
          </w:rPr>
          <w:t>ears</w:t>
        </w:r>
      </w:ins>
      <w:proofErr w:type="spellEnd"/>
    </w:p>
    <w:p w14:paraId="1F0A6D4D" w14:textId="77777777" w:rsidR="00CC0558" w:rsidRPr="00BB241F" w:rsidRDefault="00CC0558" w:rsidP="00B10B84">
      <w:pPr>
        <w:spacing w:line="360" w:lineRule="auto"/>
        <w:rPr>
          <w:rFonts w:ascii="Cambria" w:hAnsi="Cambria"/>
          <w:i/>
        </w:rPr>
      </w:pPr>
    </w:p>
    <w:p w14:paraId="513BFE41" w14:textId="2F7D3730" w:rsidR="00567036" w:rsidRPr="00BB241F" w:rsidRDefault="00CC0558" w:rsidP="00B10B84">
      <w:pPr>
        <w:spacing w:line="360" w:lineRule="auto"/>
        <w:rPr>
          <w:rFonts w:ascii="Cambria" w:hAnsi="Cambria"/>
          <w:iCs/>
        </w:rPr>
      </w:pPr>
      <w:r w:rsidRPr="00BB241F">
        <w:rPr>
          <w:rFonts w:ascii="Cambria" w:hAnsi="Cambria"/>
          <w:iCs/>
        </w:rPr>
        <w:t>To determine congruence across methods</w:t>
      </w:r>
      <w:r w:rsidR="0068231A" w:rsidRPr="00BB241F">
        <w:rPr>
          <w:rFonts w:ascii="Cambria" w:hAnsi="Cambria"/>
          <w:iCs/>
        </w:rPr>
        <w:t xml:space="preserve"> for inferring biogeographic history </w:t>
      </w:r>
      <w:r w:rsidRPr="00BB241F">
        <w:rPr>
          <w:rFonts w:ascii="Cambria" w:hAnsi="Cambria"/>
          <w:iCs/>
        </w:rPr>
        <w:t xml:space="preserve"> we ran additional analyses on the </w:t>
      </w:r>
      <w:r w:rsidR="0068231A" w:rsidRPr="00BB241F">
        <w:rPr>
          <w:rFonts w:ascii="Cambria" w:hAnsi="Cambria"/>
          <w:iCs/>
        </w:rPr>
        <w:t>six</w:t>
      </w:r>
      <w:r w:rsidRPr="00BB241F">
        <w:rPr>
          <w:rFonts w:ascii="Cambria" w:hAnsi="Cambria"/>
          <w:iCs/>
        </w:rPr>
        <w:t xml:space="preserve"> geographic state division in the R package</w:t>
      </w:r>
      <w:del w:id="16" w:author="Nicholas Matzke" w:date="2025-09-06T12:21:00Z" w16du:dateUtc="2025-09-06T00:21:00Z">
        <w:r w:rsidR="00EC5985" w:rsidRPr="00BB241F" w:rsidDel="009B7AC5">
          <w:rPr>
            <w:rFonts w:ascii="Cambria" w:hAnsi="Cambria"/>
            <w:iCs/>
          </w:rPr>
          <w:delText>s</w:delText>
        </w:r>
      </w:del>
      <w:r w:rsidRPr="00BB241F">
        <w:rPr>
          <w:rFonts w:ascii="Cambria" w:hAnsi="Cambria"/>
          <w:iCs/>
        </w:rPr>
        <w:t xml:space="preserve"> BioGeoBEARS </w:t>
      </w:r>
      <w:r w:rsidR="009E6051" w:rsidRPr="00BB241F">
        <w:rPr>
          <w:rFonts w:ascii="Cambria" w:hAnsi="Cambria"/>
          <w:iCs/>
        </w:rPr>
        <w:fldChar w:fldCharType="begin"/>
      </w:r>
      <w:r w:rsidR="00DF7BC7" w:rsidRPr="00BB241F">
        <w:rPr>
          <w:rFonts w:ascii="Cambria" w:hAnsi="Cambria"/>
          <w:iCs/>
        </w:rPr>
        <w:instrText xml:space="preserve"> ADDIN EN.CITE &lt;EndNote&gt;&lt;Cite&gt;&lt;Author&gt;Matzke&lt;/Author&gt;&lt;Year&gt;2013&lt;/Year&gt;&lt;RecNum&gt;134&lt;/RecNum&gt;&lt;DisplayText&gt;(Matzke, 2013)&lt;/DisplayText&gt;&lt;record&gt;&lt;rec-number&gt;134&lt;/rec-number&gt;&lt;foreign-keys&gt;&lt;key app="EN" db-id="few0x52dq052frepdtrpxadctdwpwsfffwed" timestamp="1753236933"&gt;134&lt;/key&gt;&lt;/foreign-keys&gt;&lt;ref-type name="Journal Article"&gt;17&lt;/ref-type&gt;&lt;contributors&gt;&lt;authors&gt;&lt;author&gt;Matzke, Nicholas J. &lt;/author&gt;&lt;/authors&gt;&lt;/contributors&gt;&lt;titles&gt;&lt;title&gt;Probabilistic historical biogeography: new models for founder-event speciation, imperfect detection, and fossils allow improved accuracy and model-testing.&lt;/title&gt;&lt;secondary-title&gt;Frontiers of Biogeography &lt;/secondary-title&gt;&lt;/titles&gt;&lt;pages&gt;242-248. &lt;/pages&gt;&lt;volume&gt;5&lt;/volume&gt;&lt;dates&gt;&lt;year&gt;2013&lt;/year&gt;&lt;/dates&gt;&lt;urls&gt;&lt;/urls&gt;&lt;electronic-resource-num&gt;https://doi.org/10.21425/F5FBG19694&lt;/electronic-resource-num&gt;&lt;/record&gt;&lt;/Cite&gt;&lt;/EndNote&gt;</w:instrText>
      </w:r>
      <w:r w:rsidR="009E6051" w:rsidRPr="00BB241F">
        <w:rPr>
          <w:rFonts w:ascii="Cambria" w:hAnsi="Cambria"/>
          <w:iCs/>
        </w:rPr>
        <w:fldChar w:fldCharType="separate"/>
      </w:r>
      <w:r w:rsidR="00DF7BC7" w:rsidRPr="00BB241F">
        <w:rPr>
          <w:rFonts w:ascii="Cambria" w:hAnsi="Cambria"/>
          <w:iCs/>
          <w:noProof/>
        </w:rPr>
        <w:t>(Matzke, 2013)</w:t>
      </w:r>
      <w:r w:rsidR="009E6051" w:rsidRPr="00BB241F">
        <w:rPr>
          <w:rFonts w:ascii="Cambria" w:hAnsi="Cambria"/>
          <w:iCs/>
        </w:rPr>
        <w:fldChar w:fldCharType="end"/>
      </w:r>
      <w:r w:rsidRPr="00BB241F">
        <w:rPr>
          <w:rFonts w:ascii="Cambria" w:hAnsi="Cambria"/>
          <w:iCs/>
        </w:rPr>
        <w:t xml:space="preserve"> version 1.1.4 </w:t>
      </w:r>
      <w:r w:rsidR="009E6051" w:rsidRPr="00BB241F">
        <w:rPr>
          <w:rFonts w:ascii="Cambria" w:hAnsi="Cambria"/>
          <w:iCs/>
        </w:rPr>
        <w:fldChar w:fldCharType="begin"/>
      </w:r>
      <w:r w:rsidR="00DF7BC7" w:rsidRPr="00BB241F">
        <w:rPr>
          <w:rFonts w:ascii="Cambria" w:hAnsi="Cambria"/>
          <w:iCs/>
        </w:rPr>
        <w:instrText xml:space="preserve"> ADDIN EN.CITE &lt;EndNote&gt;&lt;Cite&gt;&lt;Author&gt;Matzke&lt;/Author&gt;&lt;Year&gt;2025&lt;/Year&gt;&lt;RecNum&gt;133&lt;/RecNum&gt;&lt;DisplayText&gt;(Matzke, 2025)&lt;/DisplayText&gt;&lt;record&gt;&lt;rec-number&gt;133&lt;/rec-number&gt;&lt;foreign-keys&gt;&lt;key app="EN" db-id="few0x52dq052frepdtrpxadctdwpwsfffwed" timestamp="1753236825"&gt;133&lt;/key&gt;&lt;/foreign-keys&gt;&lt;ref-type name="Computer Program"&gt;9&lt;/ref-type&gt;&lt;contributors&gt;&lt;authors&gt;&lt;author&gt;Matzke, Nicholas J&lt;/author&gt;&lt;/authors&gt;&lt;/contributors&gt;&lt;titles&gt;&lt;title&gt;BioGeoBEARS: BioGeography with Bayesian (and likelihood) evolutionary analysis in R Scripts. &lt;/title&gt;&lt;/titles&gt;&lt;edition&gt;1.1.4.  &lt;/edition&gt;&lt;dates&gt;&lt;year&gt;2025&lt;/year&gt;&lt;/dates&gt;&lt;urls&gt;&lt;related-urls&gt;&lt;url&gt;https://github.com/nmatzke/BioGeoBEARS/ &lt;/url&gt;&lt;/related-urls&gt;&lt;/urls&gt;&lt;/record&gt;&lt;/Cite&gt;&lt;/EndNote&gt;</w:instrText>
      </w:r>
      <w:r w:rsidR="009E6051" w:rsidRPr="00BB241F">
        <w:rPr>
          <w:rFonts w:ascii="Cambria" w:hAnsi="Cambria"/>
          <w:iCs/>
        </w:rPr>
        <w:fldChar w:fldCharType="separate"/>
      </w:r>
      <w:r w:rsidR="00DF7BC7" w:rsidRPr="00BB241F">
        <w:rPr>
          <w:rFonts w:ascii="Cambria" w:hAnsi="Cambria"/>
          <w:iCs/>
          <w:noProof/>
        </w:rPr>
        <w:t>(Matzke, 2025)</w:t>
      </w:r>
      <w:r w:rsidR="009E6051" w:rsidRPr="00BB241F">
        <w:rPr>
          <w:rFonts w:ascii="Cambria" w:hAnsi="Cambria"/>
          <w:iCs/>
        </w:rPr>
        <w:fldChar w:fldCharType="end"/>
      </w:r>
      <w:r w:rsidR="004403D6" w:rsidRPr="00BB241F">
        <w:rPr>
          <w:rFonts w:ascii="Cambria" w:hAnsi="Cambria"/>
          <w:iCs/>
        </w:rPr>
        <w:t xml:space="preserve"> and the Julia package </w:t>
      </w:r>
      <w:proofErr w:type="spellStart"/>
      <w:r w:rsidR="004403D6" w:rsidRPr="00BB241F">
        <w:rPr>
          <w:rFonts w:ascii="Cambria" w:hAnsi="Cambria"/>
          <w:iCs/>
        </w:rPr>
        <w:t>PhyBEARS.jl</w:t>
      </w:r>
      <w:proofErr w:type="spellEnd"/>
      <w:r w:rsidR="00062D49" w:rsidRPr="00BB241F">
        <w:rPr>
          <w:rFonts w:ascii="Cambria" w:hAnsi="Cambria"/>
          <w:iCs/>
        </w:rPr>
        <w:t xml:space="preserve"> </w:t>
      </w:r>
      <w:r w:rsidR="00062D49" w:rsidRPr="00BB241F">
        <w:rPr>
          <w:rFonts w:ascii="Cambria" w:hAnsi="Cambria"/>
          <w:iCs/>
        </w:rPr>
        <w:fldChar w:fldCharType="begin"/>
      </w:r>
      <w:r w:rsidR="00DF7BC7" w:rsidRPr="00BB241F">
        <w:rPr>
          <w:rFonts w:ascii="Cambria" w:hAnsi="Cambria"/>
          <w:iCs/>
        </w:rPr>
        <w:instrText xml:space="preserve"> ADDIN EN.CITE &lt;EndNote&gt;&lt;Cite&gt;&lt;Author&gt;Matzke&lt;/Author&gt;&lt;Year&gt;2024&lt;/Year&gt;&lt;RecNum&gt;132&lt;/RecNum&gt;&lt;DisplayText&gt;(Matzke &amp;amp; Bland, 2024)&lt;/DisplayText&gt;&lt;record&gt;&lt;rec-number&gt;132&lt;/rec-number&gt;&lt;foreign-keys&gt;&lt;key app="EN" db-id="few0x52dq052frepdtrpxadctdwpwsfffwed" timestamp="1753236564"&gt;132&lt;/key&gt;&lt;/foreign-keys&gt;&lt;ref-type name="Computer Program"&gt;9&lt;/ref-type&gt;&lt;contributors&gt;&lt;authors&gt;&lt;author&gt;Matzke, Nicholas J&lt;/author&gt;&lt;author&gt;Bland, Wallis&lt;/author&gt;&lt;/authors&gt;&lt;/contributors&gt;&lt;titles&gt;&lt;title&gt;PhyBEARS.jl. &lt;/title&gt;&lt;/titles&gt;&lt;dates&gt;&lt;year&gt;2024&lt;/year&gt;&lt;/dates&gt;&lt;urls&gt;&lt;related-urls&gt;&lt;url&gt;https://github.com/nmatzke/PhyBEARS.jl &lt;/url&gt;&lt;/related-urls&gt;&lt;/urls&gt;&lt;/record&gt;&lt;/Cite&gt;&lt;/EndNote&gt;</w:instrText>
      </w:r>
      <w:r w:rsidR="00062D49" w:rsidRPr="00BB241F">
        <w:rPr>
          <w:rFonts w:ascii="Cambria" w:hAnsi="Cambria"/>
          <w:iCs/>
        </w:rPr>
        <w:fldChar w:fldCharType="separate"/>
      </w:r>
      <w:r w:rsidR="00DF7BC7" w:rsidRPr="00BB241F">
        <w:rPr>
          <w:rFonts w:ascii="Cambria" w:hAnsi="Cambria"/>
          <w:iCs/>
          <w:noProof/>
        </w:rPr>
        <w:t>(Matzke &amp; Bland, 2024)</w:t>
      </w:r>
      <w:r w:rsidR="00062D49" w:rsidRPr="00BB241F">
        <w:rPr>
          <w:rFonts w:ascii="Cambria" w:hAnsi="Cambria"/>
          <w:iCs/>
        </w:rPr>
        <w:fldChar w:fldCharType="end"/>
      </w:r>
      <w:r w:rsidRPr="00BB241F">
        <w:rPr>
          <w:rFonts w:ascii="Cambria" w:hAnsi="Cambria"/>
          <w:iCs/>
        </w:rPr>
        <w:t xml:space="preserve">. </w:t>
      </w:r>
      <w:r w:rsidR="00567036" w:rsidRPr="00BB241F">
        <w:rPr>
          <w:rFonts w:ascii="Cambria" w:hAnsi="Cambria"/>
          <w:iCs/>
        </w:rPr>
        <w:t>Across these two programs</w:t>
      </w:r>
      <w:r w:rsidR="00234813" w:rsidRPr="00BB241F">
        <w:rPr>
          <w:rFonts w:ascii="Cambria" w:hAnsi="Cambria"/>
          <w:iCs/>
        </w:rPr>
        <w:t>,</w:t>
      </w:r>
      <w:r w:rsidR="00567036" w:rsidRPr="00BB241F">
        <w:rPr>
          <w:rFonts w:ascii="Cambria" w:hAnsi="Cambria"/>
          <w:iCs/>
        </w:rPr>
        <w:t xml:space="preserve"> we sought to identify the biogeograph</w:t>
      </w:r>
      <w:r w:rsidR="009B1052" w:rsidRPr="00BB241F">
        <w:rPr>
          <w:rFonts w:ascii="Cambria" w:hAnsi="Cambria"/>
          <w:iCs/>
        </w:rPr>
        <w:t>ic model that best fit the available data</w:t>
      </w:r>
      <w:r w:rsidR="0068231A" w:rsidRPr="00BB241F">
        <w:rPr>
          <w:rFonts w:ascii="Cambria" w:hAnsi="Cambria"/>
          <w:iCs/>
        </w:rPr>
        <w:t xml:space="preserve"> using AICc</w:t>
      </w:r>
      <w:r w:rsidR="009B1052" w:rsidRPr="00BB241F">
        <w:rPr>
          <w:rFonts w:ascii="Cambria" w:hAnsi="Cambria"/>
          <w:iCs/>
        </w:rPr>
        <w:t>, and then compare estimates of ancestral states f</w:t>
      </w:r>
      <w:r w:rsidR="0068231A" w:rsidRPr="00BB241F">
        <w:rPr>
          <w:rFonts w:ascii="Cambria" w:hAnsi="Cambria"/>
          <w:iCs/>
        </w:rPr>
        <w:t>or</w:t>
      </w:r>
      <w:r w:rsidR="009B1052" w:rsidRPr="00BB241F">
        <w:rPr>
          <w:rFonts w:ascii="Cambria" w:hAnsi="Cambria"/>
          <w:iCs/>
        </w:rPr>
        <w:t xml:space="preserve"> that model with those from the BEAST analyses. These methods are described in detail in the supp</w:t>
      </w:r>
      <w:r w:rsidR="00062D49" w:rsidRPr="00BB241F">
        <w:rPr>
          <w:rFonts w:ascii="Cambria" w:hAnsi="Cambria"/>
          <w:iCs/>
        </w:rPr>
        <w:t>lementary material</w:t>
      </w:r>
      <w:r w:rsidR="009B1052" w:rsidRPr="00BB241F">
        <w:rPr>
          <w:rFonts w:ascii="Cambria" w:hAnsi="Cambria"/>
          <w:iCs/>
        </w:rPr>
        <w:t>, but briefly</w:t>
      </w:r>
      <w:r w:rsidR="00234813" w:rsidRPr="00BB241F">
        <w:rPr>
          <w:rFonts w:ascii="Cambria" w:hAnsi="Cambria"/>
          <w:iCs/>
        </w:rPr>
        <w:t>:</w:t>
      </w:r>
      <w:r w:rsidR="009B1052" w:rsidRPr="00BB241F">
        <w:rPr>
          <w:rFonts w:ascii="Cambria" w:hAnsi="Cambria"/>
          <w:iCs/>
        </w:rPr>
        <w:t xml:space="preserve"> in BioGeoBEARS we implemented and compared a set of six standard models, while in </w:t>
      </w:r>
      <w:proofErr w:type="spellStart"/>
      <w:r w:rsidR="009B1052" w:rsidRPr="00BB241F">
        <w:rPr>
          <w:rFonts w:ascii="Cambria" w:hAnsi="Cambria"/>
          <w:iCs/>
        </w:rPr>
        <w:t>PhyBEARS.jl</w:t>
      </w:r>
      <w:proofErr w:type="spellEnd"/>
      <w:r w:rsidR="009B1052" w:rsidRPr="00BB241F">
        <w:rPr>
          <w:rFonts w:ascii="Cambria" w:hAnsi="Cambria"/>
          <w:iCs/>
        </w:rPr>
        <w:t xml:space="preserve"> we tested if inclusion of</w:t>
      </w:r>
      <w:r w:rsidR="009E6051" w:rsidRPr="00BB241F">
        <w:rPr>
          <w:rFonts w:ascii="Cambria" w:hAnsi="Cambria"/>
          <w:iCs/>
        </w:rPr>
        <w:t xml:space="preserve"> more complex models including</w:t>
      </w:r>
      <w:r w:rsidR="009B1052" w:rsidRPr="00BB241F">
        <w:rPr>
          <w:rFonts w:ascii="Cambria" w:hAnsi="Cambria"/>
          <w:iCs/>
        </w:rPr>
        <w:t xml:space="preserve"> extinction and speciation parameter</w:t>
      </w:r>
      <w:r w:rsidR="009E6051" w:rsidRPr="00BB241F">
        <w:rPr>
          <w:rFonts w:ascii="Cambria" w:hAnsi="Cambria"/>
          <w:iCs/>
        </w:rPr>
        <w:t>s</w:t>
      </w:r>
      <w:r w:rsidR="009B1052" w:rsidRPr="00BB241F">
        <w:rPr>
          <w:rFonts w:ascii="Cambria" w:hAnsi="Cambria"/>
          <w:iCs/>
        </w:rPr>
        <w:t xml:space="preserve"> significantly changed </w:t>
      </w:r>
      <w:r w:rsidR="00062D49" w:rsidRPr="00BB241F">
        <w:rPr>
          <w:rFonts w:ascii="Cambria" w:hAnsi="Cambria"/>
          <w:iCs/>
        </w:rPr>
        <w:t xml:space="preserve">likelihood and </w:t>
      </w:r>
      <w:r w:rsidR="009B1052" w:rsidRPr="00BB241F">
        <w:rPr>
          <w:rFonts w:ascii="Cambria" w:hAnsi="Cambria"/>
          <w:iCs/>
        </w:rPr>
        <w:t xml:space="preserve">inference. </w:t>
      </w:r>
    </w:p>
    <w:p w14:paraId="00C1F911" w14:textId="77777777" w:rsidR="00567036" w:rsidRPr="00BB241F" w:rsidRDefault="00567036" w:rsidP="00B10B84">
      <w:pPr>
        <w:spacing w:line="360" w:lineRule="auto"/>
        <w:rPr>
          <w:rFonts w:ascii="Cambria" w:hAnsi="Cambria"/>
          <w:iCs/>
        </w:rPr>
      </w:pPr>
    </w:p>
    <w:p w14:paraId="6B77F103" w14:textId="2B824E93" w:rsidR="0067764B" w:rsidRPr="00BB241F" w:rsidRDefault="0067764B" w:rsidP="00B10B84">
      <w:pPr>
        <w:spacing w:line="360" w:lineRule="auto"/>
        <w:rPr>
          <w:rFonts w:ascii="Cambria" w:hAnsi="Cambria"/>
          <w:b/>
          <w:bCs/>
          <w:iCs/>
        </w:rPr>
      </w:pPr>
      <w:r w:rsidRPr="00BB241F">
        <w:rPr>
          <w:rFonts w:ascii="Cambria" w:hAnsi="Cambria"/>
          <w:i/>
        </w:rPr>
        <w:t>Comparing macroevolutionary regimes</w:t>
      </w:r>
      <w:r w:rsidR="00E729A8" w:rsidRPr="00BB241F">
        <w:rPr>
          <w:rFonts w:ascii="Cambria" w:hAnsi="Cambria"/>
          <w:i/>
        </w:rPr>
        <w:t xml:space="preserve"> for body size</w:t>
      </w:r>
      <w:r w:rsidR="000C45E2" w:rsidRPr="00BB241F">
        <w:rPr>
          <w:rFonts w:ascii="Cambria" w:hAnsi="Cambria"/>
          <w:b/>
          <w:bCs/>
          <w:iCs/>
        </w:rPr>
        <w:t xml:space="preserve"> </w:t>
      </w:r>
    </w:p>
    <w:p w14:paraId="66B09388" w14:textId="7365DFB2" w:rsidR="004F50B3" w:rsidRPr="00BB241F" w:rsidRDefault="004F50B3" w:rsidP="00B10B84">
      <w:pPr>
        <w:spacing w:line="360" w:lineRule="auto"/>
        <w:rPr>
          <w:rFonts w:ascii="Cambria" w:hAnsi="Cambria"/>
          <w:bCs/>
        </w:rPr>
      </w:pPr>
    </w:p>
    <w:p w14:paraId="1D852161" w14:textId="4E8B3F72" w:rsidR="00371AF7" w:rsidRPr="00BB241F" w:rsidRDefault="00C812F2" w:rsidP="00B10B84">
      <w:pPr>
        <w:spacing w:line="360" w:lineRule="auto"/>
        <w:rPr>
          <w:rFonts w:ascii="Cambria" w:hAnsi="Cambria"/>
        </w:rPr>
      </w:pPr>
      <w:r w:rsidRPr="00BB241F">
        <w:rPr>
          <w:rFonts w:ascii="Cambria" w:hAnsi="Cambria"/>
          <w:iCs/>
        </w:rPr>
        <w:t>Body-</w:t>
      </w:r>
      <w:r w:rsidR="009B5E18" w:rsidRPr="00BB241F">
        <w:rPr>
          <w:rFonts w:ascii="Cambria" w:hAnsi="Cambria"/>
          <w:iCs/>
        </w:rPr>
        <w:t xml:space="preserve">size analyses were performed on </w:t>
      </w:r>
      <w:r w:rsidR="007A5D20" w:rsidRPr="00BB241F">
        <w:rPr>
          <w:rFonts w:ascii="Cambria" w:hAnsi="Cambria"/>
          <w:iCs/>
        </w:rPr>
        <w:t>a pruned version of the</w:t>
      </w:r>
      <w:r w:rsidR="009B5E18" w:rsidRPr="00BB241F">
        <w:rPr>
          <w:rFonts w:ascii="Cambria" w:hAnsi="Cambria"/>
          <w:iCs/>
        </w:rPr>
        <w:t xml:space="preserve"> </w:t>
      </w:r>
      <w:r w:rsidR="007A5D20" w:rsidRPr="00BB241F">
        <w:rPr>
          <w:rFonts w:ascii="Cambria" w:hAnsi="Cambria"/>
          <w:iCs/>
        </w:rPr>
        <w:t>9</w:t>
      </w:r>
      <w:r w:rsidR="00E228F9" w:rsidRPr="00BB241F">
        <w:rPr>
          <w:rFonts w:ascii="Cambria" w:hAnsi="Cambria"/>
          <w:iCs/>
        </w:rPr>
        <w:t>6</w:t>
      </w:r>
      <w:r w:rsidR="007A5D20" w:rsidRPr="00BB241F">
        <w:rPr>
          <w:rFonts w:ascii="Cambria" w:hAnsi="Cambria"/>
          <w:iCs/>
        </w:rPr>
        <w:t xml:space="preserve">-taxon </w:t>
      </w:r>
      <w:r w:rsidR="009B5E18" w:rsidRPr="00BB241F">
        <w:rPr>
          <w:rFonts w:ascii="Cambria" w:hAnsi="Cambria"/>
          <w:iCs/>
        </w:rPr>
        <w:t xml:space="preserve">species </w:t>
      </w:r>
      <w:r w:rsidR="00420579" w:rsidRPr="00BB241F">
        <w:rPr>
          <w:rFonts w:ascii="Cambria" w:hAnsi="Cambria"/>
          <w:iCs/>
        </w:rPr>
        <w:t>tree</w:t>
      </w:r>
      <w:r w:rsidR="007A5D20" w:rsidRPr="00BB241F">
        <w:rPr>
          <w:rFonts w:ascii="Cambria" w:hAnsi="Cambria"/>
          <w:iCs/>
        </w:rPr>
        <w:t>: t</w:t>
      </w:r>
      <w:r w:rsidR="00420579" w:rsidRPr="00BB241F">
        <w:rPr>
          <w:rFonts w:ascii="Cambria" w:hAnsi="Cambria"/>
          <w:iCs/>
        </w:rPr>
        <w:t xml:space="preserve">hirteen lineages or species for which we were unable to obtain </w:t>
      </w:r>
      <w:r w:rsidRPr="00BB241F">
        <w:rPr>
          <w:rFonts w:ascii="Cambria" w:hAnsi="Cambria"/>
          <w:iCs/>
        </w:rPr>
        <w:t>body-</w:t>
      </w:r>
      <w:r w:rsidR="00420579" w:rsidRPr="00BB241F">
        <w:rPr>
          <w:rFonts w:ascii="Cambria" w:hAnsi="Cambria"/>
          <w:iCs/>
        </w:rPr>
        <w:t xml:space="preserve">size </w:t>
      </w:r>
      <w:r w:rsidR="00420579" w:rsidRPr="00BB241F">
        <w:rPr>
          <w:rFonts w:ascii="Cambria" w:hAnsi="Cambria"/>
          <w:iCs/>
        </w:rPr>
        <w:lastRenderedPageBreak/>
        <w:t xml:space="preserve">data were pruned </w:t>
      </w:r>
      <w:r w:rsidR="00CC61DC" w:rsidRPr="00BB241F">
        <w:rPr>
          <w:rFonts w:ascii="Cambria" w:hAnsi="Cambria"/>
          <w:iCs/>
        </w:rPr>
        <w:t xml:space="preserve">for </w:t>
      </w:r>
      <w:r w:rsidR="00420579" w:rsidRPr="00BB241F">
        <w:rPr>
          <w:rFonts w:ascii="Cambria" w:hAnsi="Cambria"/>
          <w:iCs/>
        </w:rPr>
        <w:t>th</w:t>
      </w:r>
      <w:r w:rsidR="00CC61DC" w:rsidRPr="00BB241F">
        <w:rPr>
          <w:rFonts w:ascii="Cambria" w:hAnsi="Cambria"/>
          <w:iCs/>
        </w:rPr>
        <w:t>e</w:t>
      </w:r>
      <w:r w:rsidR="00420579" w:rsidRPr="00BB241F">
        <w:rPr>
          <w:rFonts w:ascii="Cambria" w:hAnsi="Cambria"/>
          <w:iCs/>
        </w:rPr>
        <w:t xml:space="preserve"> phylogeny used in this analysis.</w:t>
      </w:r>
      <w:r w:rsidR="006F5F23" w:rsidRPr="00BB241F">
        <w:rPr>
          <w:rFonts w:ascii="Cambria" w:hAnsi="Cambria"/>
          <w:iCs/>
        </w:rPr>
        <w:t xml:space="preserve"> </w:t>
      </w:r>
      <w:r w:rsidR="006717F8" w:rsidRPr="00BB241F">
        <w:rPr>
          <w:rFonts w:ascii="Cambria" w:hAnsi="Cambria"/>
          <w:iCs/>
        </w:rPr>
        <w:t>M</w:t>
      </w:r>
      <w:r w:rsidR="0067764B" w:rsidRPr="00BB241F">
        <w:rPr>
          <w:rFonts w:ascii="Cambria" w:hAnsi="Cambria"/>
          <w:iCs/>
        </w:rPr>
        <w:t>ax</w:t>
      </w:r>
      <w:r w:rsidR="00E729A8" w:rsidRPr="00BB241F">
        <w:rPr>
          <w:rFonts w:ascii="Cambria" w:hAnsi="Cambria"/>
          <w:iCs/>
        </w:rPr>
        <w:t>imum</w:t>
      </w:r>
      <w:r w:rsidR="0067764B" w:rsidRPr="00BB241F">
        <w:rPr>
          <w:rFonts w:ascii="Cambria" w:hAnsi="Cambria"/>
          <w:iCs/>
        </w:rPr>
        <w:t xml:space="preserve"> body size </w:t>
      </w:r>
      <w:r w:rsidR="006F5F23" w:rsidRPr="00BB241F">
        <w:rPr>
          <w:rFonts w:ascii="Cambria" w:hAnsi="Cambria"/>
          <w:iCs/>
        </w:rPr>
        <w:t>(snout-vent length)</w:t>
      </w:r>
      <w:r w:rsidR="005202FE" w:rsidRPr="00BB241F">
        <w:rPr>
          <w:rFonts w:ascii="Cambria" w:hAnsi="Cambria"/>
          <w:iCs/>
        </w:rPr>
        <w:t xml:space="preserve"> </w:t>
      </w:r>
      <w:r w:rsidR="006717F8" w:rsidRPr="00BB241F">
        <w:rPr>
          <w:rFonts w:ascii="Cambria" w:hAnsi="Cambria"/>
          <w:iCs/>
        </w:rPr>
        <w:t xml:space="preserve">data </w:t>
      </w:r>
      <w:r w:rsidR="00234813" w:rsidRPr="00BB241F">
        <w:rPr>
          <w:rFonts w:ascii="Cambria" w:hAnsi="Cambria"/>
          <w:iCs/>
        </w:rPr>
        <w:t xml:space="preserve">were </w:t>
      </w:r>
      <w:r w:rsidR="0067764B" w:rsidRPr="00BB241F">
        <w:rPr>
          <w:rFonts w:ascii="Cambria" w:hAnsi="Cambria"/>
          <w:iCs/>
        </w:rPr>
        <w:t xml:space="preserve">obtained from published literature (most species) or through </w:t>
      </w:r>
      <w:r w:rsidR="00F35071" w:rsidRPr="00BB241F">
        <w:rPr>
          <w:rFonts w:ascii="Cambria" w:hAnsi="Cambria"/>
          <w:iCs/>
        </w:rPr>
        <w:t xml:space="preserve">direct </w:t>
      </w:r>
      <w:r w:rsidR="0067764B" w:rsidRPr="00BB241F">
        <w:rPr>
          <w:rFonts w:ascii="Cambria" w:hAnsi="Cambria"/>
          <w:iCs/>
        </w:rPr>
        <w:t>measurements of museum material (</w:t>
      </w:r>
      <w:r w:rsidR="00D85578" w:rsidRPr="00BB241F">
        <w:rPr>
          <w:rFonts w:ascii="Cambria" w:hAnsi="Cambria"/>
          <w:iCs/>
        </w:rPr>
        <w:t>T</w:t>
      </w:r>
      <w:r w:rsidR="0067764B" w:rsidRPr="00BB241F">
        <w:rPr>
          <w:rFonts w:ascii="Cambria" w:hAnsi="Cambria"/>
          <w:iCs/>
        </w:rPr>
        <w:t xml:space="preserve">able </w:t>
      </w:r>
      <w:r w:rsidR="006717F8" w:rsidRPr="00BB241F">
        <w:rPr>
          <w:rFonts w:ascii="Cambria" w:hAnsi="Cambria"/>
          <w:iCs/>
        </w:rPr>
        <w:t>S1</w:t>
      </w:r>
      <w:r w:rsidR="0067764B" w:rsidRPr="00BB241F">
        <w:rPr>
          <w:rFonts w:ascii="Cambria" w:hAnsi="Cambria"/>
          <w:iCs/>
        </w:rPr>
        <w:t>)</w:t>
      </w:r>
      <w:r w:rsidR="00E729A8" w:rsidRPr="00BB241F">
        <w:rPr>
          <w:rFonts w:ascii="Cambria" w:hAnsi="Cambria"/>
          <w:iCs/>
        </w:rPr>
        <w:t xml:space="preserve">. </w:t>
      </w:r>
    </w:p>
    <w:p w14:paraId="54BA1B01" w14:textId="30C8696A" w:rsidR="00371AF7" w:rsidRPr="00BB241F" w:rsidRDefault="00371AF7" w:rsidP="00B10B84">
      <w:pPr>
        <w:spacing w:line="360" w:lineRule="auto"/>
        <w:ind w:firstLine="720"/>
        <w:rPr>
          <w:rFonts w:ascii="Cambria" w:hAnsi="Cambria"/>
        </w:rPr>
      </w:pPr>
      <w:r w:rsidRPr="00BB241F">
        <w:rPr>
          <w:rFonts w:ascii="Cambria" w:hAnsi="Cambria"/>
        </w:rPr>
        <w:t xml:space="preserve">Shifts in </w:t>
      </w:r>
      <w:r w:rsidR="00C812F2" w:rsidRPr="00BB241F">
        <w:rPr>
          <w:rFonts w:ascii="Cambria" w:hAnsi="Cambria"/>
        </w:rPr>
        <w:t>body-</w:t>
      </w:r>
      <w:r w:rsidRPr="00BB241F">
        <w:rPr>
          <w:rFonts w:ascii="Cambria" w:hAnsi="Cambria"/>
        </w:rPr>
        <w:t>size optima (OU theta parameter) were estimated using a relaxed Ornstein–Uhlenbeck (OU) model</w:t>
      </w:r>
      <w:r w:rsidR="000C1EA4" w:rsidRPr="00BB241F">
        <w:rPr>
          <w:rFonts w:ascii="Cambria" w:hAnsi="Cambria"/>
        </w:rPr>
        <w:t xml:space="preserve"> </w:t>
      </w:r>
      <w:r w:rsidR="000C1EA4" w:rsidRPr="00BB241F">
        <w:rPr>
          <w:rFonts w:ascii="Cambria" w:hAnsi="Cambria"/>
        </w:rPr>
        <w:fldChar w:fldCharType="begin"/>
      </w:r>
      <w:r w:rsidR="00DF7BC7" w:rsidRPr="00BB241F">
        <w:rPr>
          <w:rFonts w:ascii="Cambria" w:hAnsi="Cambria"/>
        </w:rPr>
        <w:instrText xml:space="preserve"> ADDIN EN.CITE &lt;EndNote&gt;&lt;Cite&gt;&lt;Author&gt;Uyeda&lt;/Author&gt;&lt;Year&gt;2014&lt;/Year&gt;&lt;RecNum&gt;106&lt;/RecNum&gt;&lt;DisplayText&gt;(Uyeda &amp;amp; Harmon, 2014)&lt;/DisplayText&gt;&lt;record&gt;&lt;rec-number&gt;106&lt;/rec-number&gt;&lt;foreign-keys&gt;&lt;key app="EN" db-id="few0x52dq052frepdtrpxadctdwpwsfffwed" timestamp="1742351666"&gt;106&lt;/key&gt;&lt;/foreign-keys&gt;&lt;ref-type name="Journal Article"&gt;17&lt;/ref-type&gt;&lt;contributors&gt;&lt;authors&gt;&lt;author&gt;Uyeda, Josef C&lt;/author&gt;&lt;author&gt;Harmon, Luke J&lt;/author&gt;&lt;/authors&gt;&lt;/contributors&gt;&lt;titles&gt;&lt;title&gt;A novel Bayesian method for inferring and interpreting the dynamics of adaptive landscapes from phylogenetic comparative data&lt;/title&gt;&lt;secondary-title&gt;Systematic biology&lt;/secondary-title&gt;&lt;/titles&gt;&lt;periodical&gt;&lt;full-title&gt;Systematic Biology&lt;/full-title&gt;&lt;/periodical&gt;&lt;pages&gt;902-918&lt;/pages&gt;&lt;volume&gt;63&lt;/volume&gt;&lt;number&gt;6&lt;/number&gt;&lt;dates&gt;&lt;year&gt;2014&lt;/year&gt;&lt;/dates&gt;&lt;isbn&gt;1076-836X&lt;/isbn&gt;&lt;urls&gt;&lt;/urls&gt;&lt;/record&gt;&lt;/Cite&gt;&lt;/EndNote&gt;</w:instrText>
      </w:r>
      <w:r w:rsidR="000C1EA4" w:rsidRPr="00BB241F">
        <w:rPr>
          <w:rFonts w:ascii="Cambria" w:hAnsi="Cambria"/>
        </w:rPr>
        <w:fldChar w:fldCharType="separate"/>
      </w:r>
      <w:r w:rsidR="00DF7BC7" w:rsidRPr="00BB241F">
        <w:rPr>
          <w:rFonts w:ascii="Cambria" w:hAnsi="Cambria"/>
          <w:noProof/>
        </w:rPr>
        <w:t>(Uyeda &amp; Harmon, 2014)</w:t>
      </w:r>
      <w:r w:rsidR="000C1EA4" w:rsidRPr="00BB241F">
        <w:rPr>
          <w:rFonts w:ascii="Cambria" w:hAnsi="Cambria"/>
        </w:rPr>
        <w:fldChar w:fldCharType="end"/>
      </w:r>
      <w:r w:rsidRPr="00BB241F">
        <w:rPr>
          <w:rFonts w:ascii="Cambria" w:hAnsi="Cambria"/>
        </w:rPr>
        <w:t xml:space="preserve"> as implemented in RevBayes</w:t>
      </w:r>
      <w:r w:rsidR="00016FAB" w:rsidRPr="00BB241F">
        <w:rPr>
          <w:rFonts w:ascii="Cambria" w:hAnsi="Cambria"/>
        </w:rPr>
        <w:t xml:space="preserve"> </w:t>
      </w:r>
      <w:r w:rsidR="00016FAB" w:rsidRPr="00BB241F">
        <w:rPr>
          <w:rFonts w:ascii="Cambria" w:hAnsi="Cambria"/>
        </w:rPr>
        <w:fldChar w:fldCharType="begin"/>
      </w:r>
      <w:r w:rsidR="00DF7BC7" w:rsidRPr="00BB241F">
        <w:rPr>
          <w:rFonts w:ascii="Cambria" w:hAnsi="Cambria"/>
        </w:rPr>
        <w:instrText xml:space="preserve"> ADDIN EN.CITE &lt;EndNote&gt;&lt;Cite&gt;&lt;Author&gt;May&lt;/Author&gt;&lt;Year&gt;2022&lt;/Year&gt;&lt;RecNum&gt;115&lt;/RecNum&gt;&lt;DisplayText&gt;(May &amp;amp; Hoehna, 2022)&lt;/DisplayText&gt;&lt;record&gt;&lt;rec-number&gt;115&lt;/rec-number&gt;&lt;foreign-keys&gt;&lt;key app="EN" db-id="few0x52dq052frepdtrpxadctdwpwsfffwed" timestamp="1742974220"&gt;115&lt;/key&gt;&lt;/foreign-keys&gt;&lt;ref-type name="Web Page"&gt;12&lt;/ref-type&gt;&lt;contributors&gt;&lt;authors&gt;&lt;author&gt;May, M R&lt;/author&gt;&lt;author&gt;Hoehna, S  &lt;/author&gt;&lt;/authors&gt;&lt;/contributors&gt;&lt;titles&gt;&lt;title&gt;Estimating lineage-specific optima under Ornstein-Uhlenbeck evolution&lt;/title&gt;&lt;/titles&gt;&lt;dates&gt;&lt;year&gt;2022&lt;/year&gt;&lt;/dates&gt;&lt;urls&gt;&lt;related-urls&gt;&lt;url&gt;https://revbayes.github.io/tutorials/cont_traits/relaxed_ou.html&lt;/url&gt;&lt;/related-urls&gt;&lt;/urls&gt;&lt;/record&gt;&lt;/Cite&gt;&lt;/EndNote&gt;</w:instrText>
      </w:r>
      <w:r w:rsidR="00016FAB" w:rsidRPr="00BB241F">
        <w:rPr>
          <w:rFonts w:ascii="Cambria" w:hAnsi="Cambria"/>
        </w:rPr>
        <w:fldChar w:fldCharType="separate"/>
      </w:r>
      <w:r w:rsidR="00DF7BC7" w:rsidRPr="00BB241F">
        <w:rPr>
          <w:rFonts w:ascii="Cambria" w:hAnsi="Cambria"/>
          <w:noProof/>
        </w:rPr>
        <w:t>(May &amp; Hoehna, 2022)</w:t>
      </w:r>
      <w:r w:rsidR="00016FAB" w:rsidRPr="00BB241F">
        <w:rPr>
          <w:rFonts w:ascii="Cambria" w:hAnsi="Cambria"/>
        </w:rPr>
        <w:fldChar w:fldCharType="end"/>
      </w:r>
      <w:r w:rsidR="005E0EF3" w:rsidRPr="00BB241F">
        <w:rPr>
          <w:rFonts w:ascii="Cambria" w:hAnsi="Cambria"/>
        </w:rPr>
        <w:t xml:space="preserve">. </w:t>
      </w:r>
      <w:r w:rsidRPr="00BB241F">
        <w:rPr>
          <w:rFonts w:ascii="Cambria" w:hAnsi="Cambria"/>
        </w:rPr>
        <w:t>Snout-vent length was log10-transformed before all analyses</w:t>
      </w:r>
      <w:r w:rsidR="00731326" w:rsidRPr="00BB241F">
        <w:rPr>
          <w:rFonts w:ascii="Cambria" w:hAnsi="Cambria"/>
        </w:rPr>
        <w:t xml:space="preserve"> to reduce potential impacts of skewed data</w:t>
      </w:r>
      <w:r w:rsidRPr="00BB241F">
        <w:rPr>
          <w:rFonts w:ascii="Cambria" w:hAnsi="Cambria"/>
        </w:rPr>
        <w:t xml:space="preserve">. The settings in the model RevBayes script </w:t>
      </w:r>
      <w:r w:rsidR="00016FAB" w:rsidRPr="00BB241F">
        <w:rPr>
          <w:rFonts w:ascii="Cambria" w:hAnsi="Cambria"/>
        </w:rPr>
        <w:fldChar w:fldCharType="begin"/>
      </w:r>
      <w:r w:rsidR="00DF7BC7" w:rsidRPr="00BB241F">
        <w:rPr>
          <w:rFonts w:ascii="Cambria" w:hAnsi="Cambria"/>
        </w:rPr>
        <w:instrText xml:space="preserve"> ADDIN EN.CITE &lt;EndNote&gt;&lt;Cite&gt;&lt;Author&gt;May&lt;/Author&gt;&lt;Year&gt;2022&lt;/Year&gt;&lt;RecNum&gt;115&lt;/RecNum&gt;&lt;DisplayText&gt;(May &amp;amp; Hoehna, 2022)&lt;/DisplayText&gt;&lt;record&gt;&lt;rec-number&gt;115&lt;/rec-number&gt;&lt;foreign-keys&gt;&lt;key app="EN" db-id="few0x52dq052frepdtrpxadctdwpwsfffwed" timestamp="1742974220"&gt;115&lt;/key&gt;&lt;/foreign-keys&gt;&lt;ref-type name="Web Page"&gt;12&lt;/ref-type&gt;&lt;contributors&gt;&lt;authors&gt;&lt;author&gt;May, M R&lt;/author&gt;&lt;author&gt;Hoehna, S  &lt;/author&gt;&lt;/authors&gt;&lt;/contributors&gt;&lt;titles&gt;&lt;title&gt;Estimating lineage-specific optima under Ornstein-Uhlenbeck evolution&lt;/title&gt;&lt;/titles&gt;&lt;dates&gt;&lt;year&gt;2022&lt;/year&gt;&lt;/dates&gt;&lt;urls&gt;&lt;related-urls&gt;&lt;url&gt;https://revbayes.github.io/tutorials/cont_traits/relaxed_ou.html&lt;/url&gt;&lt;/related-urls&gt;&lt;/urls&gt;&lt;/record&gt;&lt;/Cite&gt;&lt;/EndNote&gt;</w:instrText>
      </w:r>
      <w:r w:rsidR="00016FAB" w:rsidRPr="00BB241F">
        <w:rPr>
          <w:rFonts w:ascii="Cambria" w:hAnsi="Cambria"/>
        </w:rPr>
        <w:fldChar w:fldCharType="separate"/>
      </w:r>
      <w:r w:rsidR="00DF7BC7" w:rsidRPr="00BB241F">
        <w:rPr>
          <w:rFonts w:ascii="Cambria" w:hAnsi="Cambria"/>
          <w:noProof/>
        </w:rPr>
        <w:t>(May &amp; Hoehna, 2022)</w:t>
      </w:r>
      <w:r w:rsidR="00016FAB" w:rsidRPr="00BB241F">
        <w:rPr>
          <w:rFonts w:ascii="Cambria" w:hAnsi="Cambria"/>
        </w:rPr>
        <w:fldChar w:fldCharType="end"/>
      </w:r>
      <w:r w:rsidRPr="00BB241F">
        <w:rPr>
          <w:rFonts w:ascii="Cambria" w:hAnsi="Cambria"/>
        </w:rPr>
        <w:t xml:space="preserve"> were used with the following modifications</w:t>
      </w:r>
      <w:r w:rsidR="00234813" w:rsidRPr="00BB241F">
        <w:rPr>
          <w:rFonts w:ascii="Cambria" w:hAnsi="Cambria"/>
        </w:rPr>
        <w:t xml:space="preserve">: </w:t>
      </w:r>
      <w:proofErr w:type="spellStart"/>
      <w:r w:rsidR="00234813" w:rsidRPr="00BB241F">
        <w:rPr>
          <w:rFonts w:ascii="Cambria" w:hAnsi="Cambria"/>
        </w:rPr>
        <w:t>i</w:t>
      </w:r>
      <w:proofErr w:type="spellEnd"/>
      <w:r w:rsidR="00234813" w:rsidRPr="00BB241F">
        <w:rPr>
          <w:rFonts w:ascii="Cambria" w:hAnsi="Cambria"/>
        </w:rPr>
        <w:t xml:space="preserve">) </w:t>
      </w:r>
      <w:r w:rsidRPr="00BB241F">
        <w:rPr>
          <w:rFonts w:ascii="Cambria" w:hAnsi="Cambria"/>
        </w:rPr>
        <w:t>The burnin, MCMC run length</w:t>
      </w:r>
      <w:r w:rsidR="00CC61DC" w:rsidRPr="00BB241F">
        <w:rPr>
          <w:rFonts w:ascii="Cambria" w:hAnsi="Cambria"/>
        </w:rPr>
        <w:t>,</w:t>
      </w:r>
      <w:r w:rsidRPr="00BB241F">
        <w:rPr>
          <w:rFonts w:ascii="Cambria" w:hAnsi="Cambria"/>
        </w:rPr>
        <w:t xml:space="preserve"> and sampling interval </w:t>
      </w:r>
      <w:r w:rsidR="00CC61DC" w:rsidRPr="00BB241F">
        <w:rPr>
          <w:rFonts w:ascii="Cambria" w:hAnsi="Cambria"/>
        </w:rPr>
        <w:t xml:space="preserve">were </w:t>
      </w:r>
      <w:r w:rsidRPr="00BB241F">
        <w:rPr>
          <w:rFonts w:ascii="Cambria" w:hAnsi="Cambria"/>
        </w:rPr>
        <w:t xml:space="preserve">increased </w:t>
      </w:r>
      <w:r w:rsidR="005E0EF3" w:rsidRPr="00BB241F">
        <w:rPr>
          <w:rFonts w:ascii="Cambria" w:hAnsi="Cambria"/>
        </w:rPr>
        <w:t>tenfold</w:t>
      </w:r>
      <w:r w:rsidRPr="00BB241F">
        <w:rPr>
          <w:rFonts w:ascii="Cambria" w:hAnsi="Cambria"/>
        </w:rPr>
        <w:t>, to ensure convergence and stationarity</w:t>
      </w:r>
      <w:r w:rsidR="00234813" w:rsidRPr="00BB241F">
        <w:rPr>
          <w:rFonts w:ascii="Cambria" w:hAnsi="Cambria"/>
        </w:rPr>
        <w:t>; ii)</w:t>
      </w:r>
      <w:r w:rsidRPr="00BB241F">
        <w:rPr>
          <w:rFonts w:ascii="Cambria" w:hAnsi="Cambria"/>
        </w:rPr>
        <w:t xml:space="preserve"> The lower bound of the prior on the sigma</w:t>
      </w:r>
      <w:r w:rsidRPr="00BB241F">
        <w:rPr>
          <w:rFonts w:ascii="Cambria" w:hAnsi="Cambria" w:cs="Times New Roman (Body CS)"/>
          <w:vertAlign w:val="superscript"/>
        </w:rPr>
        <w:t>2</w:t>
      </w:r>
      <w:r w:rsidRPr="00BB241F">
        <w:rPr>
          <w:rFonts w:ascii="Cambria" w:hAnsi="Cambria"/>
        </w:rPr>
        <w:t xml:space="preserve"> distribution was lowered to 10</w:t>
      </w:r>
      <w:r w:rsidRPr="00BB241F">
        <w:rPr>
          <w:rFonts w:ascii="Cambria" w:hAnsi="Cambria" w:cs="Times New Roman (Body CS)"/>
          <w:vertAlign w:val="superscript"/>
        </w:rPr>
        <w:t>-5</w:t>
      </w:r>
      <w:r w:rsidRPr="00BB241F">
        <w:rPr>
          <w:rFonts w:ascii="Cambria" w:hAnsi="Cambria"/>
        </w:rPr>
        <w:t>, because the sampled parameter estimates abutted the original lower limit of 10</w:t>
      </w:r>
      <w:r w:rsidRPr="00BB241F">
        <w:rPr>
          <w:rFonts w:ascii="Cambria" w:hAnsi="Cambria" w:cs="Times New Roman (Body CS)"/>
          <w:vertAlign w:val="superscript"/>
        </w:rPr>
        <w:t>-3</w:t>
      </w:r>
      <w:r w:rsidRPr="00BB241F">
        <w:rPr>
          <w:rFonts w:ascii="Cambria" w:hAnsi="Cambria"/>
        </w:rPr>
        <w:t xml:space="preserve">. Four runs were performed, </w:t>
      </w:r>
      <w:r w:rsidR="009C2284" w:rsidRPr="00BB241F">
        <w:rPr>
          <w:rFonts w:ascii="Cambria" w:hAnsi="Cambria"/>
        </w:rPr>
        <w:t>convergence was monitored using Tracer</w:t>
      </w:r>
      <w:r w:rsidR="00016FAB" w:rsidRPr="00BB241F">
        <w:rPr>
          <w:rFonts w:ascii="Cambria" w:hAnsi="Cambria"/>
        </w:rPr>
        <w:t xml:space="preserve"> </w:t>
      </w:r>
      <w:r w:rsidR="00291766" w:rsidRPr="00BB241F">
        <w:rPr>
          <w:rFonts w:ascii="Cambria" w:hAnsi="Cambria"/>
        </w:rPr>
        <w:t>1.7</w:t>
      </w:r>
      <w:r w:rsidR="009C2284" w:rsidRPr="00BB241F">
        <w:rPr>
          <w:rFonts w:ascii="Cambria" w:hAnsi="Cambria"/>
        </w:rPr>
        <w:t xml:space="preserve">, </w:t>
      </w:r>
      <w:r w:rsidRPr="00BB241F">
        <w:rPr>
          <w:rFonts w:ascii="Cambria" w:hAnsi="Cambria"/>
        </w:rPr>
        <w:t xml:space="preserve">and a </w:t>
      </w:r>
      <w:r w:rsidR="00F47C16" w:rsidRPr="00BB241F">
        <w:rPr>
          <w:rFonts w:ascii="Cambria" w:hAnsi="Cambria"/>
        </w:rPr>
        <w:t>maximum-clade-</w:t>
      </w:r>
      <w:r w:rsidRPr="00BB241F">
        <w:rPr>
          <w:rFonts w:ascii="Cambria" w:hAnsi="Cambria"/>
        </w:rPr>
        <w:t xml:space="preserve">credibility tree </w:t>
      </w:r>
      <w:r w:rsidR="00234813" w:rsidRPr="00BB241F">
        <w:rPr>
          <w:rFonts w:ascii="Cambria" w:hAnsi="Cambria"/>
        </w:rPr>
        <w:t xml:space="preserve">was </w:t>
      </w:r>
      <w:r w:rsidRPr="00BB241F">
        <w:rPr>
          <w:rFonts w:ascii="Cambria" w:hAnsi="Cambria"/>
        </w:rPr>
        <w:t xml:space="preserve">computed using </w:t>
      </w:r>
      <w:proofErr w:type="spellStart"/>
      <w:r w:rsidRPr="00BB241F">
        <w:rPr>
          <w:rFonts w:ascii="Cambria" w:hAnsi="Cambria"/>
        </w:rPr>
        <w:t>TreeAnnotator</w:t>
      </w:r>
      <w:proofErr w:type="spellEnd"/>
      <w:r w:rsidR="00D1236B" w:rsidRPr="00BB241F">
        <w:rPr>
          <w:rFonts w:ascii="Cambria" w:hAnsi="Cambria"/>
        </w:rPr>
        <w:t xml:space="preserve"> </w:t>
      </w:r>
      <w:r w:rsidR="00EB14F7" w:rsidRPr="00BB241F">
        <w:rPr>
          <w:rFonts w:ascii="Cambria" w:hAnsi="Cambria"/>
        </w:rPr>
        <w:t>in the BEAST X</w:t>
      </w:r>
      <w:r w:rsidR="000148E9" w:rsidRPr="00BB241F">
        <w:rPr>
          <w:rFonts w:ascii="Cambria" w:hAnsi="Cambria"/>
        </w:rPr>
        <w:t xml:space="preserve"> v 10.5</w:t>
      </w:r>
      <w:r w:rsidR="00EB14F7" w:rsidRPr="00BB241F">
        <w:rPr>
          <w:rFonts w:ascii="Cambria" w:hAnsi="Cambria"/>
        </w:rPr>
        <w:t xml:space="preserve"> package</w:t>
      </w:r>
      <w:r w:rsidR="00291766" w:rsidRPr="00BB241F">
        <w:rPr>
          <w:rFonts w:ascii="Cambria" w:hAnsi="Cambria"/>
        </w:rPr>
        <w:t xml:space="preserve"> (see above)</w:t>
      </w:r>
      <w:r w:rsidR="007A7427" w:rsidRPr="00BB241F">
        <w:rPr>
          <w:rFonts w:ascii="Cambria" w:hAnsi="Cambria"/>
        </w:rPr>
        <w:t>.</w:t>
      </w:r>
    </w:p>
    <w:p w14:paraId="21D53341" w14:textId="77777777" w:rsidR="00AE6E5A" w:rsidRPr="00BB241F" w:rsidRDefault="00AE6E5A" w:rsidP="00B10B84">
      <w:pPr>
        <w:spacing w:line="360" w:lineRule="auto"/>
        <w:ind w:firstLine="720"/>
        <w:rPr>
          <w:rFonts w:ascii="Cambria" w:hAnsi="Cambria"/>
        </w:rPr>
      </w:pPr>
    </w:p>
    <w:p w14:paraId="0FCA3DB6" w14:textId="2F139FA2" w:rsidR="00645530" w:rsidRPr="00BB241F" w:rsidRDefault="00BF6F11" w:rsidP="00B10B84">
      <w:pPr>
        <w:spacing w:line="360" w:lineRule="auto"/>
        <w:rPr>
          <w:rFonts w:ascii="Cambria" w:hAnsi="Cambria"/>
          <w:b/>
        </w:rPr>
      </w:pPr>
      <w:r w:rsidRPr="00BB241F">
        <w:rPr>
          <w:rFonts w:ascii="Cambria" w:hAnsi="Cambria"/>
          <w:b/>
        </w:rPr>
        <w:t xml:space="preserve">Results </w:t>
      </w:r>
    </w:p>
    <w:p w14:paraId="3A193605" w14:textId="77777777" w:rsidR="006A42A3" w:rsidRPr="00BB241F" w:rsidRDefault="006A42A3" w:rsidP="00B10B84">
      <w:pPr>
        <w:spacing w:line="360" w:lineRule="auto"/>
        <w:rPr>
          <w:rFonts w:ascii="Cambria" w:hAnsi="Cambria"/>
          <w:b/>
        </w:rPr>
      </w:pPr>
    </w:p>
    <w:p w14:paraId="1EDFD382" w14:textId="08FF77CE" w:rsidR="000054A7" w:rsidRPr="00BB241F" w:rsidRDefault="0075028C" w:rsidP="00B10B84">
      <w:pPr>
        <w:spacing w:line="360" w:lineRule="auto"/>
        <w:rPr>
          <w:rFonts w:ascii="Cambria" w:hAnsi="Cambria"/>
          <w:i/>
        </w:rPr>
      </w:pPr>
      <w:r w:rsidRPr="00BB241F">
        <w:rPr>
          <w:rFonts w:ascii="Cambria" w:hAnsi="Cambria"/>
          <w:i/>
        </w:rPr>
        <w:t>Specie</w:t>
      </w:r>
      <w:r w:rsidR="00BF37F3" w:rsidRPr="00BB241F">
        <w:rPr>
          <w:rFonts w:ascii="Cambria" w:hAnsi="Cambria"/>
          <w:i/>
        </w:rPr>
        <w:t>s</w:t>
      </w:r>
      <w:r w:rsidRPr="00BB241F">
        <w:rPr>
          <w:rFonts w:ascii="Cambria" w:hAnsi="Cambria"/>
          <w:i/>
        </w:rPr>
        <w:t xml:space="preserve"> groups</w:t>
      </w:r>
      <w:r w:rsidR="00BE52F0" w:rsidRPr="00BB241F">
        <w:rPr>
          <w:rFonts w:ascii="Cambria" w:hAnsi="Cambria"/>
          <w:i/>
        </w:rPr>
        <w:t xml:space="preserve"> in </w:t>
      </w:r>
      <w:r w:rsidR="00BE52F0" w:rsidRPr="00BB241F">
        <w:rPr>
          <w:rFonts w:ascii="Cambria" w:hAnsi="Cambria"/>
          <w:iCs/>
        </w:rPr>
        <w:t>Gehyra</w:t>
      </w:r>
      <w:r w:rsidR="004B4292" w:rsidRPr="00BB241F">
        <w:rPr>
          <w:rFonts w:ascii="Cambria" w:hAnsi="Cambria"/>
          <w:i/>
        </w:rPr>
        <w:t xml:space="preserve"> and l</w:t>
      </w:r>
      <w:r w:rsidR="002F1B30" w:rsidRPr="00BB241F">
        <w:rPr>
          <w:rFonts w:ascii="Cambria" w:hAnsi="Cambria"/>
          <w:i/>
        </w:rPr>
        <w:t>ineage diversity</w:t>
      </w:r>
      <w:r w:rsidR="000C45E2" w:rsidRPr="00BB241F">
        <w:rPr>
          <w:rFonts w:ascii="Cambria" w:hAnsi="Cambria"/>
          <w:i/>
        </w:rPr>
        <w:t xml:space="preserve"> in Melanesia</w:t>
      </w:r>
      <w:r w:rsidR="006A42A3" w:rsidRPr="00BB241F">
        <w:rPr>
          <w:rFonts w:ascii="Cambria" w:hAnsi="Cambria"/>
          <w:i/>
        </w:rPr>
        <w:t xml:space="preserve"> </w:t>
      </w:r>
    </w:p>
    <w:p w14:paraId="0A8CDFDD" w14:textId="77777777" w:rsidR="004B4292" w:rsidRPr="00BB241F" w:rsidRDefault="004B4292" w:rsidP="00B10B84">
      <w:pPr>
        <w:spacing w:line="360" w:lineRule="auto"/>
        <w:rPr>
          <w:rFonts w:ascii="Cambria" w:hAnsi="Cambria"/>
          <w:i/>
        </w:rPr>
      </w:pPr>
    </w:p>
    <w:p w14:paraId="41C6DD5D" w14:textId="61383495" w:rsidR="00B0173D" w:rsidRPr="00BB241F" w:rsidRDefault="004B4292" w:rsidP="00B10B84">
      <w:pPr>
        <w:spacing w:line="360" w:lineRule="auto"/>
        <w:rPr>
          <w:rFonts w:ascii="Cambria" w:hAnsi="Cambria"/>
        </w:rPr>
      </w:pPr>
      <w:r w:rsidRPr="00BB241F">
        <w:rPr>
          <w:rFonts w:ascii="Cambria" w:hAnsi="Cambria"/>
        </w:rPr>
        <w:t>All analyses</w:t>
      </w:r>
      <w:r w:rsidR="00CC7C13" w:rsidRPr="00BB241F">
        <w:rPr>
          <w:rFonts w:ascii="Cambria" w:hAnsi="Cambria"/>
        </w:rPr>
        <w:t xml:space="preserve"> of both </w:t>
      </w:r>
      <w:proofErr w:type="spellStart"/>
      <w:r w:rsidR="00CC7C13" w:rsidRPr="00BB241F">
        <w:rPr>
          <w:rFonts w:ascii="Cambria" w:hAnsi="Cambria"/>
        </w:rPr>
        <w:t>mtDNA</w:t>
      </w:r>
      <w:proofErr w:type="spellEnd"/>
      <w:r w:rsidR="00CC61DC" w:rsidRPr="00BB241F">
        <w:rPr>
          <w:rFonts w:ascii="Cambria" w:hAnsi="Cambria"/>
        </w:rPr>
        <w:t xml:space="preserve"> (ND2)</w:t>
      </w:r>
      <w:r w:rsidR="00CC7C13" w:rsidRPr="00BB241F">
        <w:rPr>
          <w:rFonts w:ascii="Cambria" w:hAnsi="Cambria"/>
        </w:rPr>
        <w:t xml:space="preserve"> and </w:t>
      </w:r>
      <w:r w:rsidR="00E509E9" w:rsidRPr="00BB241F">
        <w:rPr>
          <w:rFonts w:ascii="Cambria" w:hAnsi="Cambria"/>
        </w:rPr>
        <w:t>exon-</w:t>
      </w:r>
      <w:r w:rsidR="00CC7C13" w:rsidRPr="00BB241F">
        <w:rPr>
          <w:rFonts w:ascii="Cambria" w:hAnsi="Cambria"/>
        </w:rPr>
        <w:t>capture data</w:t>
      </w:r>
      <w:r w:rsidRPr="00BB241F">
        <w:rPr>
          <w:rFonts w:ascii="Cambria" w:hAnsi="Cambria"/>
        </w:rPr>
        <w:t xml:space="preserve"> identified six major lineages of </w:t>
      </w:r>
      <w:r w:rsidRPr="00BB241F">
        <w:rPr>
          <w:rFonts w:ascii="Cambria" w:hAnsi="Cambria"/>
          <w:i/>
        </w:rPr>
        <w:t>Gehyra</w:t>
      </w:r>
      <w:r w:rsidR="00FD756A" w:rsidRPr="00BB241F">
        <w:rPr>
          <w:rFonts w:ascii="Cambria" w:hAnsi="Cambria"/>
          <w:i/>
        </w:rPr>
        <w:t xml:space="preserve"> </w:t>
      </w:r>
      <w:r w:rsidR="00FD756A" w:rsidRPr="00BB241F">
        <w:rPr>
          <w:rFonts w:ascii="Cambria" w:hAnsi="Cambria"/>
        </w:rPr>
        <w:t>(Fig</w:t>
      </w:r>
      <w:r w:rsidR="0025200D" w:rsidRPr="00BB241F">
        <w:rPr>
          <w:rFonts w:ascii="Cambria" w:hAnsi="Cambria"/>
        </w:rPr>
        <w:t>.</w:t>
      </w:r>
      <w:r w:rsidR="00FD756A" w:rsidRPr="00BB241F">
        <w:rPr>
          <w:rFonts w:ascii="Cambria" w:hAnsi="Cambria"/>
        </w:rPr>
        <w:t xml:space="preserve"> 1)</w:t>
      </w:r>
      <w:r w:rsidRPr="00BB241F">
        <w:rPr>
          <w:rFonts w:ascii="Cambria" w:hAnsi="Cambria"/>
        </w:rPr>
        <w:t xml:space="preserve">. The </w:t>
      </w:r>
      <w:r w:rsidR="00700553" w:rsidRPr="00BB241F">
        <w:rPr>
          <w:rFonts w:ascii="Cambria" w:hAnsi="Cambria"/>
          <w:i/>
          <w:iCs/>
        </w:rPr>
        <w:t>G.</w:t>
      </w:r>
      <w:r w:rsidR="00700553" w:rsidRPr="00BB241F">
        <w:rPr>
          <w:rFonts w:ascii="Cambria" w:hAnsi="Cambria"/>
        </w:rPr>
        <w:t xml:space="preserve"> </w:t>
      </w:r>
      <w:r w:rsidRPr="00BB241F">
        <w:rPr>
          <w:rFonts w:ascii="Cambria" w:hAnsi="Cambria"/>
          <w:i/>
        </w:rPr>
        <w:t>variegata</w:t>
      </w:r>
      <w:r w:rsidRPr="00BB241F">
        <w:rPr>
          <w:rFonts w:ascii="Cambria" w:hAnsi="Cambria"/>
        </w:rPr>
        <w:t xml:space="preserve"> </w:t>
      </w:r>
      <w:r w:rsidR="00CE0D6D" w:rsidRPr="00BB241F">
        <w:rPr>
          <w:rFonts w:ascii="Cambria" w:hAnsi="Cambria"/>
        </w:rPr>
        <w:t xml:space="preserve">group </w:t>
      </w:r>
      <w:r w:rsidRPr="00BB241F">
        <w:rPr>
          <w:rFonts w:ascii="Cambria" w:hAnsi="Cambria"/>
        </w:rPr>
        <w:t xml:space="preserve">(here expanded to include </w:t>
      </w:r>
      <w:r w:rsidR="00CD2934" w:rsidRPr="00BB241F">
        <w:rPr>
          <w:rFonts w:ascii="Cambria" w:hAnsi="Cambria"/>
          <w:i/>
        </w:rPr>
        <w:t xml:space="preserve">G. </w:t>
      </w:r>
      <w:r w:rsidRPr="00BB241F">
        <w:rPr>
          <w:rFonts w:ascii="Cambria" w:hAnsi="Cambria"/>
          <w:i/>
        </w:rPr>
        <w:t>xenopus</w:t>
      </w:r>
      <w:r w:rsidRPr="00BB241F">
        <w:rPr>
          <w:rFonts w:ascii="Cambria" w:hAnsi="Cambria"/>
        </w:rPr>
        <w:t xml:space="preserve">) and </w:t>
      </w:r>
      <w:r w:rsidR="00700553" w:rsidRPr="00BB241F">
        <w:rPr>
          <w:rFonts w:ascii="Cambria" w:hAnsi="Cambria"/>
          <w:i/>
          <w:iCs/>
        </w:rPr>
        <w:t xml:space="preserve">G. </w:t>
      </w:r>
      <w:r w:rsidRPr="00BB241F">
        <w:rPr>
          <w:rFonts w:ascii="Cambria" w:hAnsi="Cambria"/>
          <w:i/>
        </w:rPr>
        <w:t>au</w:t>
      </w:r>
      <w:r w:rsidR="00CD2934" w:rsidRPr="00BB241F">
        <w:rPr>
          <w:rFonts w:ascii="Cambria" w:hAnsi="Cambria"/>
          <w:i/>
        </w:rPr>
        <w:t>s</w:t>
      </w:r>
      <w:r w:rsidRPr="00BB241F">
        <w:rPr>
          <w:rFonts w:ascii="Cambria" w:hAnsi="Cambria"/>
          <w:i/>
        </w:rPr>
        <w:t>tralis</w:t>
      </w:r>
      <w:r w:rsidRPr="00BB241F">
        <w:rPr>
          <w:rFonts w:ascii="Cambria" w:hAnsi="Cambria"/>
        </w:rPr>
        <w:t xml:space="preserve"> group</w:t>
      </w:r>
      <w:r w:rsidR="003E168C" w:rsidRPr="00BB241F">
        <w:rPr>
          <w:rFonts w:ascii="Cambria" w:hAnsi="Cambria"/>
        </w:rPr>
        <w:t>s</w:t>
      </w:r>
      <w:r w:rsidRPr="00BB241F">
        <w:rPr>
          <w:rFonts w:ascii="Cambria" w:hAnsi="Cambria"/>
        </w:rPr>
        <w:t xml:space="preserve"> are endemic, or nearly endemic</w:t>
      </w:r>
      <w:r w:rsidR="00577CAD" w:rsidRPr="00BB241F">
        <w:rPr>
          <w:rFonts w:ascii="Cambria" w:hAnsi="Cambria"/>
        </w:rPr>
        <w:t>,</w:t>
      </w:r>
      <w:r w:rsidRPr="00BB241F">
        <w:rPr>
          <w:rFonts w:ascii="Cambria" w:hAnsi="Cambria"/>
        </w:rPr>
        <w:t xml:space="preserve"> to Australia</w:t>
      </w:r>
      <w:r w:rsidR="000E4F81" w:rsidRPr="00BB241F">
        <w:rPr>
          <w:rFonts w:ascii="Cambria" w:hAnsi="Cambria"/>
        </w:rPr>
        <w:t>, with only a</w:t>
      </w:r>
      <w:r w:rsidRPr="00BB241F">
        <w:rPr>
          <w:rFonts w:ascii="Cambria" w:hAnsi="Cambria"/>
        </w:rPr>
        <w:t xml:space="preserve"> single </w:t>
      </w:r>
      <w:r w:rsidR="00BA765D" w:rsidRPr="00BB241F">
        <w:rPr>
          <w:rFonts w:ascii="Cambria" w:hAnsi="Cambria"/>
        </w:rPr>
        <w:t xml:space="preserve">taxon </w:t>
      </w:r>
      <w:r w:rsidR="00380CE2" w:rsidRPr="00BB241F">
        <w:rPr>
          <w:rFonts w:ascii="Cambria" w:hAnsi="Cambria"/>
        </w:rPr>
        <w:t>(</w:t>
      </w:r>
      <w:proofErr w:type="spellStart"/>
      <w:r w:rsidR="00380CE2" w:rsidRPr="00BB241F">
        <w:rPr>
          <w:rFonts w:ascii="Cambria" w:hAnsi="Cambria"/>
        </w:rPr>
        <w:t>CYsp</w:t>
      </w:r>
      <w:proofErr w:type="spellEnd"/>
      <w:r w:rsidR="00380CE2" w:rsidRPr="00BB241F">
        <w:rPr>
          <w:rFonts w:ascii="Cambria" w:hAnsi="Cambria"/>
        </w:rPr>
        <w:t>)</w:t>
      </w:r>
      <w:r w:rsidRPr="00BB241F">
        <w:rPr>
          <w:rFonts w:ascii="Cambria" w:hAnsi="Cambria"/>
        </w:rPr>
        <w:t xml:space="preserve"> within the </w:t>
      </w:r>
      <w:r w:rsidR="00700553" w:rsidRPr="00BB241F">
        <w:rPr>
          <w:rFonts w:ascii="Cambria" w:hAnsi="Cambria"/>
          <w:i/>
          <w:iCs/>
        </w:rPr>
        <w:t xml:space="preserve">G. </w:t>
      </w:r>
      <w:r w:rsidRPr="00BB241F">
        <w:rPr>
          <w:rFonts w:ascii="Cambria" w:hAnsi="Cambria"/>
          <w:i/>
        </w:rPr>
        <w:t>australis</w:t>
      </w:r>
      <w:r w:rsidRPr="00BB241F">
        <w:rPr>
          <w:rFonts w:ascii="Cambria" w:hAnsi="Cambria"/>
        </w:rPr>
        <w:t xml:space="preserve"> group occur</w:t>
      </w:r>
      <w:r w:rsidR="00CD2934" w:rsidRPr="00BB241F">
        <w:rPr>
          <w:rFonts w:ascii="Cambria" w:hAnsi="Cambria"/>
        </w:rPr>
        <w:t>ring</w:t>
      </w:r>
      <w:r w:rsidRPr="00BB241F">
        <w:rPr>
          <w:rFonts w:ascii="Cambria" w:hAnsi="Cambria"/>
        </w:rPr>
        <w:t xml:space="preserve"> in the savannahs of the </w:t>
      </w:r>
      <w:r w:rsidR="00CD2934" w:rsidRPr="00BB241F">
        <w:rPr>
          <w:rFonts w:ascii="Cambria" w:hAnsi="Cambria"/>
        </w:rPr>
        <w:t>Trans-</w:t>
      </w:r>
      <w:r w:rsidRPr="00BB241F">
        <w:rPr>
          <w:rFonts w:ascii="Cambria" w:hAnsi="Cambria"/>
        </w:rPr>
        <w:t>Fly region of southern</w:t>
      </w:r>
      <w:r w:rsidR="00FD756A" w:rsidRPr="00BB241F">
        <w:rPr>
          <w:rFonts w:ascii="Cambria" w:hAnsi="Cambria"/>
        </w:rPr>
        <w:t>most</w:t>
      </w:r>
      <w:r w:rsidRPr="00BB241F">
        <w:rPr>
          <w:rFonts w:ascii="Cambria" w:hAnsi="Cambria"/>
        </w:rPr>
        <w:t xml:space="preserve"> New Guinea.</w:t>
      </w:r>
      <w:r w:rsidR="00502495" w:rsidRPr="00BB241F">
        <w:rPr>
          <w:rFonts w:ascii="Cambria" w:hAnsi="Cambria"/>
        </w:rPr>
        <w:t xml:space="preserve"> With</w:t>
      </w:r>
      <w:r w:rsidR="00380CE2" w:rsidRPr="00BB241F">
        <w:rPr>
          <w:rFonts w:ascii="Cambria" w:hAnsi="Cambria"/>
        </w:rPr>
        <w:t xml:space="preserve">in </w:t>
      </w:r>
      <w:proofErr w:type="spellStart"/>
      <w:r w:rsidR="00380CE2" w:rsidRPr="00BB241F">
        <w:rPr>
          <w:rFonts w:ascii="Cambria" w:hAnsi="Cambria"/>
        </w:rPr>
        <w:t>CYsp</w:t>
      </w:r>
      <w:proofErr w:type="spellEnd"/>
      <w:r w:rsidR="00577CAD" w:rsidRPr="00BB241F">
        <w:rPr>
          <w:rFonts w:ascii="Cambria" w:hAnsi="Cambria"/>
        </w:rPr>
        <w:t>,</w:t>
      </w:r>
      <w:r w:rsidR="00502495" w:rsidRPr="00BB241F">
        <w:rPr>
          <w:rFonts w:ascii="Cambria" w:hAnsi="Cambria"/>
        </w:rPr>
        <w:t xml:space="preserve"> </w:t>
      </w:r>
      <w:r w:rsidR="000A1326" w:rsidRPr="00BB241F">
        <w:rPr>
          <w:rFonts w:ascii="Cambria" w:hAnsi="Cambria"/>
        </w:rPr>
        <w:t>mitochondrial</w:t>
      </w:r>
      <w:r w:rsidR="00502495" w:rsidRPr="00BB241F">
        <w:rPr>
          <w:rFonts w:ascii="Cambria" w:hAnsi="Cambria"/>
        </w:rPr>
        <w:t xml:space="preserve"> diversity </w:t>
      </w:r>
      <w:r w:rsidR="00E729A8" w:rsidRPr="00BB241F">
        <w:rPr>
          <w:rFonts w:ascii="Cambria" w:hAnsi="Cambria"/>
        </w:rPr>
        <w:t>is</w:t>
      </w:r>
      <w:r w:rsidR="00502495" w:rsidRPr="00BB241F">
        <w:rPr>
          <w:rFonts w:ascii="Cambria" w:hAnsi="Cambria"/>
        </w:rPr>
        <w:t xml:space="preserve"> strongly concentrated in northern Australia and low in southern New Guinea.</w:t>
      </w:r>
      <w:r w:rsidRPr="00BB241F">
        <w:rPr>
          <w:rFonts w:ascii="Cambria" w:hAnsi="Cambria"/>
        </w:rPr>
        <w:t xml:space="preserve"> Diversity and relationships within these </w:t>
      </w:r>
      <w:r w:rsidR="00F91578" w:rsidRPr="00BB241F">
        <w:rPr>
          <w:rFonts w:ascii="Cambria" w:hAnsi="Cambria"/>
        </w:rPr>
        <w:t xml:space="preserve">Australian </w:t>
      </w:r>
      <w:r w:rsidRPr="00BB241F">
        <w:rPr>
          <w:rFonts w:ascii="Cambria" w:hAnsi="Cambria"/>
        </w:rPr>
        <w:t>groups are discussed in</w:t>
      </w:r>
      <w:r w:rsidR="00502495" w:rsidRPr="00BB241F">
        <w:rPr>
          <w:rFonts w:ascii="Cambria" w:hAnsi="Cambria"/>
        </w:rPr>
        <w:t xml:space="preserve"> </w:t>
      </w:r>
      <w:r w:rsidR="00D97643" w:rsidRPr="00BB241F">
        <w:rPr>
          <w:rFonts w:ascii="Cambria" w:hAnsi="Cambria"/>
        </w:rPr>
        <w:t>more</w:t>
      </w:r>
      <w:r w:rsidRPr="00BB241F">
        <w:rPr>
          <w:rFonts w:ascii="Cambria" w:hAnsi="Cambria"/>
        </w:rPr>
        <w:t xml:space="preserve"> detail elsewhere</w:t>
      </w:r>
      <w:r w:rsidR="00CD2934" w:rsidRPr="00BB241F">
        <w:rPr>
          <w:rFonts w:ascii="Cambria" w:hAnsi="Cambria"/>
        </w:rPr>
        <w:t xml:space="preserve"> (Moritz et al. 2018; Ashman et al. </w:t>
      </w:r>
      <w:r w:rsidR="00E729A8" w:rsidRPr="00BB241F">
        <w:rPr>
          <w:rFonts w:ascii="Cambria" w:hAnsi="Cambria"/>
        </w:rPr>
        <w:t>2018</w:t>
      </w:r>
      <w:r w:rsidR="00CD2934" w:rsidRPr="00BB241F">
        <w:rPr>
          <w:rFonts w:ascii="Cambria" w:hAnsi="Cambria"/>
        </w:rPr>
        <w:t xml:space="preserve">; Oliver et al. </w:t>
      </w:r>
      <w:r w:rsidR="00E729A8" w:rsidRPr="00BB241F">
        <w:rPr>
          <w:rFonts w:ascii="Cambria" w:hAnsi="Cambria"/>
        </w:rPr>
        <w:t>2019</w:t>
      </w:r>
      <w:r w:rsidR="00CD2934" w:rsidRPr="00BB241F">
        <w:rPr>
          <w:rFonts w:ascii="Cambria" w:hAnsi="Cambria"/>
        </w:rPr>
        <w:t>)</w:t>
      </w:r>
      <w:r w:rsidRPr="00BB241F">
        <w:rPr>
          <w:rFonts w:ascii="Cambria" w:hAnsi="Cambria"/>
        </w:rPr>
        <w:t>.</w:t>
      </w:r>
      <w:r w:rsidR="00F8567E" w:rsidRPr="00BB241F">
        <w:rPr>
          <w:rFonts w:ascii="Cambria" w:hAnsi="Cambria"/>
        </w:rPr>
        <w:t xml:space="preserve"> </w:t>
      </w:r>
    </w:p>
    <w:p w14:paraId="1F486A92" w14:textId="247A441C" w:rsidR="0075028C" w:rsidRPr="00BB241F" w:rsidRDefault="00264645" w:rsidP="00B10B84">
      <w:pPr>
        <w:spacing w:line="360" w:lineRule="auto"/>
        <w:ind w:firstLine="420"/>
        <w:rPr>
          <w:rFonts w:ascii="Cambria" w:hAnsi="Cambria"/>
        </w:rPr>
      </w:pPr>
      <w:r w:rsidRPr="00BB241F">
        <w:rPr>
          <w:rFonts w:ascii="Cambria" w:hAnsi="Cambria"/>
        </w:rPr>
        <w:t>The remaining four lineages</w:t>
      </w:r>
      <w:r w:rsidR="004B4292" w:rsidRPr="00BB241F">
        <w:rPr>
          <w:rFonts w:ascii="Cambria" w:hAnsi="Cambria"/>
        </w:rPr>
        <w:t xml:space="preserve"> consist of</w:t>
      </w:r>
      <w:r w:rsidR="0075028C" w:rsidRPr="00BB241F">
        <w:rPr>
          <w:rFonts w:ascii="Cambria" w:hAnsi="Cambria"/>
        </w:rPr>
        <w:t>:</w:t>
      </w:r>
      <w:r w:rsidR="00F8567E" w:rsidRPr="00BB241F">
        <w:rPr>
          <w:rFonts w:ascii="Cambria" w:hAnsi="Cambria"/>
        </w:rPr>
        <w:t xml:space="preserve"> 1) </w:t>
      </w:r>
      <w:r w:rsidR="004B4292" w:rsidRPr="00BB241F">
        <w:rPr>
          <w:rFonts w:ascii="Cambria" w:hAnsi="Cambria"/>
        </w:rPr>
        <w:t xml:space="preserve">the </w:t>
      </w:r>
      <w:r w:rsidR="00700553" w:rsidRPr="00BB241F">
        <w:rPr>
          <w:rFonts w:ascii="Cambria" w:hAnsi="Cambria"/>
          <w:i/>
          <w:iCs/>
        </w:rPr>
        <w:t xml:space="preserve">G. </w:t>
      </w:r>
      <w:proofErr w:type="spellStart"/>
      <w:r w:rsidR="004B4292" w:rsidRPr="00BB241F">
        <w:rPr>
          <w:rFonts w:ascii="Cambria" w:hAnsi="Cambria"/>
          <w:i/>
        </w:rPr>
        <w:t>mutilata</w:t>
      </w:r>
      <w:proofErr w:type="spellEnd"/>
      <w:r w:rsidR="004B4292" w:rsidRPr="00BB241F">
        <w:rPr>
          <w:rFonts w:ascii="Cambria" w:hAnsi="Cambria"/>
        </w:rPr>
        <w:t xml:space="preserve"> group</w:t>
      </w:r>
      <w:r w:rsidR="0075028C" w:rsidRPr="00BB241F">
        <w:rPr>
          <w:rFonts w:ascii="Cambria" w:hAnsi="Cambria"/>
        </w:rPr>
        <w:t xml:space="preserve">, </w:t>
      </w:r>
      <w:r w:rsidR="00F27ECB" w:rsidRPr="00BB241F">
        <w:rPr>
          <w:rFonts w:ascii="Cambria" w:hAnsi="Cambria"/>
        </w:rPr>
        <w:t>including at least t</w:t>
      </w:r>
      <w:r w:rsidR="00E729A8" w:rsidRPr="00BB241F">
        <w:rPr>
          <w:rFonts w:ascii="Cambria" w:hAnsi="Cambria"/>
        </w:rPr>
        <w:t>hree</w:t>
      </w:r>
      <w:r w:rsidR="00700553" w:rsidRPr="00BB241F">
        <w:rPr>
          <w:rFonts w:ascii="Cambria" w:hAnsi="Cambria"/>
        </w:rPr>
        <w:t xml:space="preserve"> </w:t>
      </w:r>
      <w:r w:rsidR="00F27ECB" w:rsidRPr="00BB241F">
        <w:rPr>
          <w:rFonts w:ascii="Cambria" w:hAnsi="Cambria"/>
        </w:rPr>
        <w:t>species</w:t>
      </w:r>
      <w:r w:rsidR="00700553" w:rsidRPr="00BB241F">
        <w:rPr>
          <w:rFonts w:ascii="Cambria" w:hAnsi="Cambria"/>
        </w:rPr>
        <w:t xml:space="preserve"> (only two sampled here for exons)</w:t>
      </w:r>
      <w:r w:rsidR="00F27ECB" w:rsidRPr="00BB241F">
        <w:rPr>
          <w:rFonts w:ascii="Cambria" w:hAnsi="Cambria"/>
        </w:rPr>
        <w:t xml:space="preserve"> </w:t>
      </w:r>
      <w:r w:rsidR="00380CE2" w:rsidRPr="00BB241F">
        <w:rPr>
          <w:rFonts w:ascii="Cambria" w:hAnsi="Cambria"/>
        </w:rPr>
        <w:t>that together have</w:t>
      </w:r>
      <w:r w:rsidR="0075028C" w:rsidRPr="00BB241F">
        <w:rPr>
          <w:rFonts w:ascii="Cambria" w:hAnsi="Cambria"/>
        </w:rPr>
        <w:t xml:space="preserve"> a huge distribution spanning across Asia, the Pacific</w:t>
      </w:r>
      <w:r w:rsidR="00577CAD" w:rsidRPr="00BB241F">
        <w:rPr>
          <w:rFonts w:ascii="Cambria" w:hAnsi="Cambria"/>
        </w:rPr>
        <w:t>,</w:t>
      </w:r>
      <w:r w:rsidR="0075028C" w:rsidRPr="00BB241F">
        <w:rPr>
          <w:rFonts w:ascii="Cambria" w:hAnsi="Cambria"/>
        </w:rPr>
        <w:t xml:space="preserve"> and the Indian Ocean</w:t>
      </w:r>
      <w:r w:rsidR="00F8567E" w:rsidRPr="00BB241F">
        <w:rPr>
          <w:rFonts w:ascii="Cambria" w:hAnsi="Cambria"/>
        </w:rPr>
        <w:t>; 2)</w:t>
      </w:r>
      <w:r w:rsidR="00CC61DC" w:rsidRPr="00BB241F">
        <w:rPr>
          <w:rFonts w:ascii="Cambria" w:hAnsi="Cambria"/>
        </w:rPr>
        <w:t xml:space="preserve"> </w:t>
      </w:r>
      <w:r w:rsidR="0075028C" w:rsidRPr="00BB241F">
        <w:rPr>
          <w:rFonts w:ascii="Cambria" w:hAnsi="Cambria"/>
        </w:rPr>
        <w:t xml:space="preserve">the </w:t>
      </w:r>
      <w:r w:rsidR="00700553" w:rsidRPr="00BB241F">
        <w:rPr>
          <w:rFonts w:ascii="Cambria" w:hAnsi="Cambria"/>
          <w:i/>
          <w:iCs/>
        </w:rPr>
        <w:t xml:space="preserve">G. </w:t>
      </w:r>
      <w:proofErr w:type="spellStart"/>
      <w:r w:rsidR="0075028C" w:rsidRPr="00BB241F">
        <w:rPr>
          <w:rFonts w:ascii="Cambria" w:hAnsi="Cambria"/>
          <w:i/>
        </w:rPr>
        <w:t>vorax</w:t>
      </w:r>
      <w:proofErr w:type="spellEnd"/>
      <w:r w:rsidR="0075028C" w:rsidRPr="00BB241F">
        <w:rPr>
          <w:rFonts w:ascii="Cambria" w:hAnsi="Cambria"/>
        </w:rPr>
        <w:t xml:space="preserve"> group</w:t>
      </w:r>
      <w:r w:rsidR="00577CAD" w:rsidRPr="00BB241F">
        <w:rPr>
          <w:rFonts w:ascii="Cambria" w:hAnsi="Cambria"/>
        </w:rPr>
        <w:t>―</w:t>
      </w:r>
      <w:r w:rsidR="0075028C" w:rsidRPr="00BB241F">
        <w:rPr>
          <w:rFonts w:ascii="Cambria" w:hAnsi="Cambria"/>
        </w:rPr>
        <w:t xml:space="preserve">three described species and one candidate </w:t>
      </w:r>
      <w:r w:rsidR="00D820E8" w:rsidRPr="00BB241F">
        <w:rPr>
          <w:rFonts w:ascii="Cambria" w:hAnsi="Cambria"/>
        </w:rPr>
        <w:t>taxon</w:t>
      </w:r>
      <w:r w:rsidR="0075028C" w:rsidRPr="00BB241F">
        <w:rPr>
          <w:rFonts w:ascii="Cambria" w:hAnsi="Cambria"/>
        </w:rPr>
        <w:t xml:space="preserve"> distributed from </w:t>
      </w:r>
      <w:r w:rsidR="0075028C" w:rsidRPr="00BB241F">
        <w:rPr>
          <w:rFonts w:ascii="Cambria" w:hAnsi="Cambria"/>
        </w:rPr>
        <w:lastRenderedPageBreak/>
        <w:t>Manus Island to Fiji</w:t>
      </w:r>
      <w:r w:rsidR="00F8567E" w:rsidRPr="00BB241F">
        <w:rPr>
          <w:rFonts w:ascii="Cambria" w:hAnsi="Cambria"/>
        </w:rPr>
        <w:t xml:space="preserve">; 3) </w:t>
      </w:r>
      <w:r w:rsidR="0075028C" w:rsidRPr="00BB241F">
        <w:rPr>
          <w:rFonts w:ascii="Cambria" w:hAnsi="Cambria"/>
        </w:rPr>
        <w:t xml:space="preserve">the </w:t>
      </w:r>
      <w:r w:rsidR="00700553" w:rsidRPr="00BB241F">
        <w:rPr>
          <w:rFonts w:ascii="Cambria" w:hAnsi="Cambria"/>
          <w:i/>
          <w:iCs/>
        </w:rPr>
        <w:t xml:space="preserve">G. </w:t>
      </w:r>
      <w:proofErr w:type="spellStart"/>
      <w:r w:rsidR="0075028C" w:rsidRPr="00BB241F">
        <w:rPr>
          <w:rFonts w:ascii="Cambria" w:hAnsi="Cambria"/>
          <w:i/>
        </w:rPr>
        <w:t>membranacruralis</w:t>
      </w:r>
      <w:proofErr w:type="spellEnd"/>
      <w:r w:rsidR="0075028C" w:rsidRPr="00BB241F">
        <w:rPr>
          <w:rFonts w:ascii="Cambria" w:hAnsi="Cambria"/>
        </w:rPr>
        <w:t xml:space="preserve"> group</w:t>
      </w:r>
      <w:r w:rsidR="00577CAD" w:rsidRPr="00BB241F">
        <w:rPr>
          <w:rFonts w:ascii="Cambria" w:hAnsi="Cambria"/>
        </w:rPr>
        <w:t>―</w:t>
      </w:r>
      <w:r w:rsidR="00381BAF" w:rsidRPr="00BB241F">
        <w:rPr>
          <w:rFonts w:ascii="Cambria" w:hAnsi="Cambria"/>
        </w:rPr>
        <w:t>three</w:t>
      </w:r>
      <w:r w:rsidR="0075028C" w:rsidRPr="00BB241F">
        <w:rPr>
          <w:rFonts w:ascii="Cambria" w:hAnsi="Cambria"/>
        </w:rPr>
        <w:t xml:space="preserve"> recognised species known from across </w:t>
      </w:r>
      <w:r w:rsidR="00502495" w:rsidRPr="00BB241F">
        <w:rPr>
          <w:rFonts w:ascii="Cambria" w:hAnsi="Cambria"/>
        </w:rPr>
        <w:t>eastern New Guinea</w:t>
      </w:r>
      <w:r w:rsidR="0075028C" w:rsidRPr="00BB241F">
        <w:rPr>
          <w:rFonts w:ascii="Cambria" w:hAnsi="Cambria"/>
        </w:rPr>
        <w:t xml:space="preserve"> and</w:t>
      </w:r>
      <w:r w:rsidR="00502495" w:rsidRPr="00BB241F">
        <w:rPr>
          <w:rFonts w:ascii="Cambria" w:hAnsi="Cambria"/>
        </w:rPr>
        <w:t xml:space="preserve"> </w:t>
      </w:r>
      <w:proofErr w:type="spellStart"/>
      <w:r w:rsidR="00502495" w:rsidRPr="00BB241F">
        <w:rPr>
          <w:rFonts w:ascii="Cambria" w:hAnsi="Cambria"/>
        </w:rPr>
        <w:t>Sudest</w:t>
      </w:r>
      <w:proofErr w:type="spellEnd"/>
      <w:r w:rsidR="00502495" w:rsidRPr="00BB241F">
        <w:rPr>
          <w:rFonts w:ascii="Cambria" w:hAnsi="Cambria"/>
        </w:rPr>
        <w:t xml:space="preserve"> Island in</w:t>
      </w:r>
      <w:r w:rsidR="0075028C" w:rsidRPr="00BB241F">
        <w:rPr>
          <w:rFonts w:ascii="Cambria" w:hAnsi="Cambria"/>
        </w:rPr>
        <w:t xml:space="preserve"> the </w:t>
      </w:r>
      <w:proofErr w:type="spellStart"/>
      <w:r w:rsidR="00CD2934" w:rsidRPr="00BB241F">
        <w:rPr>
          <w:rFonts w:ascii="Cambria" w:hAnsi="Cambria"/>
        </w:rPr>
        <w:t>Louisiade</w:t>
      </w:r>
      <w:proofErr w:type="spellEnd"/>
      <w:r w:rsidR="00CD2934" w:rsidRPr="00BB241F">
        <w:rPr>
          <w:rFonts w:ascii="Cambria" w:hAnsi="Cambria"/>
        </w:rPr>
        <w:t xml:space="preserve"> </w:t>
      </w:r>
      <w:r w:rsidR="00502495" w:rsidRPr="00BB241F">
        <w:rPr>
          <w:rFonts w:ascii="Cambria" w:hAnsi="Cambria"/>
        </w:rPr>
        <w:t>A</w:t>
      </w:r>
      <w:r w:rsidR="0075028C" w:rsidRPr="00BB241F">
        <w:rPr>
          <w:rFonts w:ascii="Cambria" w:hAnsi="Cambria"/>
        </w:rPr>
        <w:t>rchipelago</w:t>
      </w:r>
      <w:r w:rsidR="00F8567E" w:rsidRPr="00BB241F">
        <w:rPr>
          <w:rFonts w:ascii="Cambria" w:hAnsi="Cambria"/>
        </w:rPr>
        <w:t xml:space="preserve">; and 4) </w:t>
      </w:r>
      <w:r w:rsidR="0075028C" w:rsidRPr="00BB241F">
        <w:rPr>
          <w:rFonts w:ascii="Cambria" w:hAnsi="Cambria"/>
        </w:rPr>
        <w:t xml:space="preserve">the </w:t>
      </w:r>
      <w:r w:rsidR="00700553" w:rsidRPr="00BB241F">
        <w:rPr>
          <w:rFonts w:ascii="Cambria" w:hAnsi="Cambria"/>
          <w:i/>
          <w:iCs/>
        </w:rPr>
        <w:t xml:space="preserve">G. </w:t>
      </w:r>
      <w:proofErr w:type="spellStart"/>
      <w:r w:rsidR="0075028C" w:rsidRPr="00BB241F">
        <w:rPr>
          <w:rFonts w:ascii="Cambria" w:hAnsi="Cambria"/>
          <w:i/>
        </w:rPr>
        <w:t>oceanica</w:t>
      </w:r>
      <w:proofErr w:type="spellEnd"/>
      <w:r w:rsidR="0075028C" w:rsidRPr="00BB241F">
        <w:rPr>
          <w:rFonts w:ascii="Cambria" w:hAnsi="Cambria"/>
        </w:rPr>
        <w:t xml:space="preserve"> group</w:t>
      </w:r>
      <w:r w:rsidR="00577CAD" w:rsidRPr="00BB241F">
        <w:rPr>
          <w:rFonts w:ascii="Cambria" w:hAnsi="Cambria"/>
        </w:rPr>
        <w:t>―</w:t>
      </w:r>
      <w:r w:rsidR="0075028C" w:rsidRPr="00BB241F">
        <w:rPr>
          <w:rFonts w:ascii="Cambria" w:hAnsi="Cambria"/>
        </w:rPr>
        <w:t xml:space="preserve">at least </w:t>
      </w:r>
      <w:r w:rsidR="00502495" w:rsidRPr="00BB241F">
        <w:rPr>
          <w:rFonts w:ascii="Cambria" w:hAnsi="Cambria"/>
        </w:rPr>
        <w:t>nine</w:t>
      </w:r>
      <w:r w:rsidR="0075028C" w:rsidRPr="00BB241F">
        <w:rPr>
          <w:rFonts w:ascii="Cambria" w:hAnsi="Cambria"/>
        </w:rPr>
        <w:t xml:space="preserve"> recognised species (plus </w:t>
      </w:r>
      <w:r w:rsidR="00380CE2" w:rsidRPr="00BB241F">
        <w:rPr>
          <w:rFonts w:ascii="Cambria" w:hAnsi="Cambria"/>
        </w:rPr>
        <w:t>several</w:t>
      </w:r>
      <w:r w:rsidR="0075028C" w:rsidRPr="00BB241F">
        <w:rPr>
          <w:rFonts w:ascii="Cambria" w:hAnsi="Cambria"/>
        </w:rPr>
        <w:t xml:space="preserve"> candidate </w:t>
      </w:r>
      <w:r w:rsidR="003969C8" w:rsidRPr="00BB241F">
        <w:rPr>
          <w:rFonts w:ascii="Cambria" w:hAnsi="Cambria"/>
        </w:rPr>
        <w:t>species</w:t>
      </w:r>
      <w:r w:rsidR="0075028C" w:rsidRPr="00BB241F">
        <w:rPr>
          <w:rFonts w:ascii="Cambria" w:hAnsi="Cambria"/>
        </w:rPr>
        <w:t xml:space="preserve">) distributed from </w:t>
      </w:r>
      <w:r w:rsidR="001C57A7" w:rsidRPr="00BB241F">
        <w:rPr>
          <w:rFonts w:ascii="Cambria" w:hAnsi="Cambria"/>
        </w:rPr>
        <w:t>Wallacea</w:t>
      </w:r>
      <w:r w:rsidR="00502495" w:rsidRPr="00BB241F">
        <w:rPr>
          <w:rFonts w:ascii="Cambria" w:hAnsi="Cambria"/>
        </w:rPr>
        <w:t>,</w:t>
      </w:r>
      <w:r w:rsidR="0075028C" w:rsidRPr="00BB241F">
        <w:rPr>
          <w:rFonts w:ascii="Cambria" w:hAnsi="Cambria"/>
        </w:rPr>
        <w:t xml:space="preserve"> across New Guinea</w:t>
      </w:r>
      <w:r w:rsidR="00502495" w:rsidRPr="00BB241F">
        <w:rPr>
          <w:rFonts w:ascii="Cambria" w:hAnsi="Cambria"/>
        </w:rPr>
        <w:t>,</w:t>
      </w:r>
      <w:r w:rsidR="0075028C" w:rsidRPr="00BB241F">
        <w:rPr>
          <w:rFonts w:ascii="Cambria" w:hAnsi="Cambria"/>
        </w:rPr>
        <w:t xml:space="preserve"> and </w:t>
      </w:r>
      <w:r w:rsidR="002940AC" w:rsidRPr="00BB241F">
        <w:rPr>
          <w:rFonts w:ascii="Cambria" w:hAnsi="Cambria"/>
        </w:rPr>
        <w:t>much of the tropical</w:t>
      </w:r>
      <w:r w:rsidR="001C57A7" w:rsidRPr="00BB241F">
        <w:rPr>
          <w:rFonts w:ascii="Cambria" w:hAnsi="Cambria"/>
        </w:rPr>
        <w:t xml:space="preserve"> west</w:t>
      </w:r>
      <w:r w:rsidR="0075028C" w:rsidRPr="00BB241F">
        <w:rPr>
          <w:rFonts w:ascii="Cambria" w:hAnsi="Cambria"/>
        </w:rPr>
        <w:t xml:space="preserve"> Pacific</w:t>
      </w:r>
      <w:r w:rsidR="004570C9" w:rsidRPr="00BB241F">
        <w:rPr>
          <w:rFonts w:ascii="Cambria" w:hAnsi="Cambria"/>
        </w:rPr>
        <w:t xml:space="preserve"> (Fig. 1)</w:t>
      </w:r>
      <w:r w:rsidR="002940AC" w:rsidRPr="00BB241F">
        <w:rPr>
          <w:rFonts w:ascii="Cambria" w:hAnsi="Cambria"/>
        </w:rPr>
        <w:t>.</w:t>
      </w:r>
    </w:p>
    <w:p w14:paraId="743A3900" w14:textId="4F8958AA" w:rsidR="006A42A3" w:rsidRPr="00BB241F" w:rsidRDefault="0075028C" w:rsidP="00B10B84">
      <w:pPr>
        <w:spacing w:line="360" w:lineRule="auto"/>
        <w:ind w:firstLine="420"/>
        <w:rPr>
          <w:rFonts w:ascii="Cambria" w:hAnsi="Cambria"/>
        </w:rPr>
      </w:pPr>
      <w:r w:rsidRPr="00BB241F">
        <w:rPr>
          <w:rFonts w:ascii="Cambria" w:hAnsi="Cambria"/>
        </w:rPr>
        <w:t>Mitochondrial and exon</w:t>
      </w:r>
      <w:r w:rsidR="00864175" w:rsidRPr="00BB241F">
        <w:rPr>
          <w:rFonts w:ascii="Cambria" w:hAnsi="Cambria"/>
        </w:rPr>
        <w:t>-</w:t>
      </w:r>
      <w:r w:rsidR="00CC61DC" w:rsidRPr="00BB241F">
        <w:rPr>
          <w:rFonts w:ascii="Cambria" w:hAnsi="Cambria"/>
        </w:rPr>
        <w:t>capture-</w:t>
      </w:r>
      <w:r w:rsidRPr="00BB241F">
        <w:rPr>
          <w:rFonts w:ascii="Cambria" w:hAnsi="Cambria"/>
        </w:rPr>
        <w:t>based analyses highlighted the presence</w:t>
      </w:r>
      <w:r w:rsidR="006A42A3" w:rsidRPr="00BB241F">
        <w:rPr>
          <w:rFonts w:ascii="Cambria" w:hAnsi="Cambria"/>
        </w:rPr>
        <w:t xml:space="preserve"> </w:t>
      </w:r>
      <w:r w:rsidR="00CD2934" w:rsidRPr="00BB241F">
        <w:rPr>
          <w:rFonts w:ascii="Cambria" w:hAnsi="Cambria"/>
        </w:rPr>
        <w:t xml:space="preserve">of additional </w:t>
      </w:r>
      <w:r w:rsidR="00BF37F3" w:rsidRPr="00BB241F">
        <w:rPr>
          <w:rFonts w:ascii="Cambria" w:hAnsi="Cambria"/>
        </w:rPr>
        <w:t xml:space="preserve">lineage </w:t>
      </w:r>
      <w:r w:rsidR="006A42A3" w:rsidRPr="00BB241F">
        <w:rPr>
          <w:rFonts w:ascii="Cambria" w:hAnsi="Cambria"/>
        </w:rPr>
        <w:t>diversity not captured by current taxonomy</w:t>
      </w:r>
      <w:r w:rsidR="0025200D" w:rsidRPr="00BB241F">
        <w:rPr>
          <w:rFonts w:ascii="Cambria" w:hAnsi="Cambria"/>
        </w:rPr>
        <w:t xml:space="preserve"> (Fig. S1)</w:t>
      </w:r>
      <w:r w:rsidR="00BF37F3" w:rsidRPr="00BB241F">
        <w:rPr>
          <w:rFonts w:ascii="Cambria" w:hAnsi="Cambria"/>
        </w:rPr>
        <w:t>. Particularly striking are divergent (</w:t>
      </w:r>
      <w:r w:rsidR="002940AC" w:rsidRPr="00BB241F">
        <w:rPr>
          <w:rFonts w:ascii="Cambria" w:hAnsi="Cambria"/>
        </w:rPr>
        <w:t>e.g.</w:t>
      </w:r>
      <w:r w:rsidR="00C86C4F" w:rsidRPr="00BB241F">
        <w:rPr>
          <w:rFonts w:ascii="Cambria" w:hAnsi="Cambria"/>
        </w:rPr>
        <w:t>,</w:t>
      </w:r>
      <w:r w:rsidR="00A514E4" w:rsidRPr="00BB241F">
        <w:rPr>
          <w:rFonts w:ascii="Cambria" w:hAnsi="Cambria"/>
        </w:rPr>
        <w:t xml:space="preserve"> ~</w:t>
      </w:r>
      <w:r w:rsidR="002940AC" w:rsidRPr="00BB241F">
        <w:rPr>
          <w:rFonts w:ascii="Cambria" w:hAnsi="Cambria"/>
        </w:rPr>
        <w:t xml:space="preserve"> </w:t>
      </w:r>
      <w:r w:rsidR="00CD2934" w:rsidRPr="00BB241F">
        <w:rPr>
          <w:rFonts w:ascii="Cambria" w:hAnsi="Cambria"/>
        </w:rPr>
        <w:t>late-</w:t>
      </w:r>
      <w:r w:rsidR="00BF37F3" w:rsidRPr="00BB241F">
        <w:rPr>
          <w:rFonts w:ascii="Cambria" w:hAnsi="Cambria"/>
        </w:rPr>
        <w:t>Miocene</w:t>
      </w:r>
      <w:r w:rsidR="002940AC" w:rsidRPr="00BB241F">
        <w:rPr>
          <w:rFonts w:ascii="Cambria" w:hAnsi="Cambria"/>
        </w:rPr>
        <w:t xml:space="preserve"> origins</w:t>
      </w:r>
      <w:r w:rsidR="00F54524" w:rsidRPr="00BB241F">
        <w:rPr>
          <w:rFonts w:ascii="Cambria" w:hAnsi="Cambria"/>
        </w:rPr>
        <w:t>)</w:t>
      </w:r>
      <w:r w:rsidR="00BF37F3" w:rsidRPr="00BB241F">
        <w:rPr>
          <w:rFonts w:ascii="Cambria" w:hAnsi="Cambria"/>
        </w:rPr>
        <w:t xml:space="preserve"> lineages in the </w:t>
      </w:r>
      <w:r w:rsidR="00700553" w:rsidRPr="00BB241F">
        <w:rPr>
          <w:rFonts w:ascii="Cambria" w:hAnsi="Cambria"/>
          <w:i/>
          <w:iCs/>
        </w:rPr>
        <w:t xml:space="preserve">G. </w:t>
      </w:r>
      <w:proofErr w:type="spellStart"/>
      <w:r w:rsidR="00BF37F3" w:rsidRPr="00BB241F">
        <w:rPr>
          <w:rFonts w:ascii="Cambria" w:hAnsi="Cambria"/>
          <w:i/>
        </w:rPr>
        <w:t>oceanica</w:t>
      </w:r>
      <w:proofErr w:type="spellEnd"/>
      <w:r w:rsidR="00BF37F3" w:rsidRPr="00BB241F">
        <w:rPr>
          <w:rFonts w:ascii="Cambria" w:hAnsi="Cambria"/>
        </w:rPr>
        <w:t xml:space="preserve"> group from</w:t>
      </w:r>
      <w:r w:rsidR="00264645" w:rsidRPr="00BB241F">
        <w:rPr>
          <w:rFonts w:ascii="Cambria" w:hAnsi="Cambria"/>
        </w:rPr>
        <w:t xml:space="preserve"> Maluku and the Solomon Islands</w:t>
      </w:r>
      <w:r w:rsidR="00CD2934" w:rsidRPr="00BB241F">
        <w:rPr>
          <w:rFonts w:ascii="Cambria" w:hAnsi="Cambria"/>
        </w:rPr>
        <w:t>.</w:t>
      </w:r>
      <w:r w:rsidR="00264645" w:rsidRPr="00BB241F">
        <w:rPr>
          <w:rFonts w:ascii="Cambria" w:hAnsi="Cambria"/>
        </w:rPr>
        <w:t xml:space="preserve"> </w:t>
      </w:r>
      <w:r w:rsidR="00CD2934" w:rsidRPr="00BB241F">
        <w:rPr>
          <w:rFonts w:ascii="Cambria" w:hAnsi="Cambria"/>
        </w:rPr>
        <w:t>C</w:t>
      </w:r>
      <w:r w:rsidR="00264645" w:rsidRPr="00BB241F">
        <w:rPr>
          <w:rFonts w:ascii="Cambria" w:hAnsi="Cambria"/>
        </w:rPr>
        <w:t>onversely</w:t>
      </w:r>
      <w:r w:rsidR="00CC61DC" w:rsidRPr="00BB241F">
        <w:rPr>
          <w:rFonts w:ascii="Cambria" w:hAnsi="Cambria"/>
        </w:rPr>
        <w:t>,</w:t>
      </w:r>
      <w:r w:rsidR="00264645" w:rsidRPr="00BB241F">
        <w:rPr>
          <w:rFonts w:ascii="Cambria" w:hAnsi="Cambria"/>
        </w:rPr>
        <w:t xml:space="preserve"> </w:t>
      </w:r>
      <w:r w:rsidR="00700553" w:rsidRPr="00BB241F">
        <w:rPr>
          <w:rFonts w:ascii="Cambria" w:hAnsi="Cambria"/>
        </w:rPr>
        <w:t xml:space="preserve">several </w:t>
      </w:r>
      <w:r w:rsidR="00E729A8" w:rsidRPr="00BB241F">
        <w:rPr>
          <w:rFonts w:ascii="Cambria" w:hAnsi="Cambria"/>
        </w:rPr>
        <w:t xml:space="preserve">previously recognised </w:t>
      </w:r>
      <w:r w:rsidR="00264645" w:rsidRPr="00BB241F">
        <w:rPr>
          <w:rFonts w:ascii="Cambria" w:hAnsi="Cambria"/>
        </w:rPr>
        <w:t>taxa or candidate taxa in the</w:t>
      </w:r>
      <w:r w:rsidR="00700553" w:rsidRPr="00BB241F">
        <w:rPr>
          <w:rFonts w:ascii="Cambria" w:hAnsi="Cambria"/>
          <w:i/>
          <w:iCs/>
        </w:rPr>
        <w:t xml:space="preserve"> G. </w:t>
      </w:r>
      <w:proofErr w:type="spellStart"/>
      <w:r w:rsidR="00264645" w:rsidRPr="00BB241F">
        <w:rPr>
          <w:rFonts w:ascii="Cambria" w:hAnsi="Cambria"/>
          <w:i/>
        </w:rPr>
        <w:t>oceanica</w:t>
      </w:r>
      <w:proofErr w:type="spellEnd"/>
      <w:r w:rsidR="00264645" w:rsidRPr="00BB241F">
        <w:rPr>
          <w:rFonts w:ascii="Cambria" w:hAnsi="Cambria"/>
        </w:rPr>
        <w:t xml:space="preserve"> group were found to be less divergent (e.g</w:t>
      </w:r>
      <w:r w:rsidR="00CD2934" w:rsidRPr="00BB241F">
        <w:rPr>
          <w:rFonts w:ascii="Cambria" w:hAnsi="Cambria"/>
        </w:rPr>
        <w:t>.</w:t>
      </w:r>
      <w:r w:rsidR="001E3301" w:rsidRPr="00BB241F">
        <w:rPr>
          <w:rFonts w:ascii="Cambria" w:hAnsi="Cambria"/>
        </w:rPr>
        <w:t>,</w:t>
      </w:r>
      <w:r w:rsidR="00264645" w:rsidRPr="00BB241F">
        <w:rPr>
          <w:rFonts w:ascii="Cambria" w:hAnsi="Cambria"/>
        </w:rPr>
        <w:t xml:space="preserve"> </w:t>
      </w:r>
      <w:r w:rsidR="00700553" w:rsidRPr="00BB241F">
        <w:rPr>
          <w:rFonts w:ascii="Cambria" w:hAnsi="Cambria"/>
          <w:i/>
        </w:rPr>
        <w:t xml:space="preserve">G. </w:t>
      </w:r>
      <w:proofErr w:type="spellStart"/>
      <w:r w:rsidR="00700553" w:rsidRPr="00BB241F">
        <w:rPr>
          <w:rFonts w:ascii="Cambria" w:hAnsi="Cambria"/>
          <w:i/>
        </w:rPr>
        <w:t>baliola</w:t>
      </w:r>
      <w:proofErr w:type="spellEnd"/>
      <w:r w:rsidR="00700553" w:rsidRPr="00BB241F">
        <w:rPr>
          <w:rFonts w:ascii="Cambria" w:hAnsi="Cambria"/>
        </w:rPr>
        <w:t xml:space="preserve"> and </w:t>
      </w:r>
      <w:r w:rsidR="00CD2934" w:rsidRPr="00BB241F">
        <w:rPr>
          <w:rFonts w:ascii="Cambria" w:hAnsi="Cambria"/>
          <w:i/>
        </w:rPr>
        <w:t xml:space="preserve">G. </w:t>
      </w:r>
      <w:proofErr w:type="spellStart"/>
      <w:r w:rsidR="00700553" w:rsidRPr="00BB241F">
        <w:rPr>
          <w:rFonts w:ascii="Cambria" w:hAnsi="Cambria"/>
          <w:i/>
        </w:rPr>
        <w:t>barea</w:t>
      </w:r>
      <w:proofErr w:type="spellEnd"/>
      <w:r w:rsidR="00700553" w:rsidRPr="00BB241F">
        <w:rPr>
          <w:rFonts w:ascii="Cambria" w:hAnsi="Cambria"/>
          <w:i/>
        </w:rPr>
        <w:t xml:space="preserve">, </w:t>
      </w:r>
      <w:r w:rsidR="00264645" w:rsidRPr="00BB241F">
        <w:rPr>
          <w:rFonts w:ascii="Cambria" w:hAnsi="Cambria"/>
        </w:rPr>
        <w:t xml:space="preserve">and lineages within the </w:t>
      </w:r>
      <w:r w:rsidR="00CD2934" w:rsidRPr="00BB241F">
        <w:rPr>
          <w:rFonts w:ascii="Cambria" w:hAnsi="Cambria"/>
          <w:i/>
        </w:rPr>
        <w:t xml:space="preserve">G. </w:t>
      </w:r>
      <w:proofErr w:type="spellStart"/>
      <w:r w:rsidR="00264645" w:rsidRPr="00BB241F">
        <w:rPr>
          <w:rFonts w:ascii="Cambria" w:hAnsi="Cambria"/>
          <w:i/>
        </w:rPr>
        <w:t>oceanica</w:t>
      </w:r>
      <w:proofErr w:type="spellEnd"/>
      <w:r w:rsidR="00264645" w:rsidRPr="00BB241F">
        <w:rPr>
          <w:rFonts w:ascii="Cambria" w:hAnsi="Cambria"/>
        </w:rPr>
        <w:t xml:space="preserve"> species complex from across the Pacific)</w:t>
      </w:r>
      <w:r w:rsidR="00700553" w:rsidRPr="00BB241F">
        <w:rPr>
          <w:rFonts w:ascii="Cambria" w:hAnsi="Cambria"/>
        </w:rPr>
        <w:t>.</w:t>
      </w:r>
      <w:r w:rsidR="00BF37F3" w:rsidRPr="00BB241F">
        <w:rPr>
          <w:rFonts w:ascii="Cambria" w:hAnsi="Cambria"/>
        </w:rPr>
        <w:t xml:space="preserve"> </w:t>
      </w:r>
    </w:p>
    <w:p w14:paraId="2AA94DC3" w14:textId="684F181A" w:rsidR="00CE2E14" w:rsidRPr="00BB241F" w:rsidRDefault="00CE2E14" w:rsidP="00B10B84">
      <w:pPr>
        <w:spacing w:line="360" w:lineRule="auto"/>
        <w:rPr>
          <w:rFonts w:ascii="Cambria" w:hAnsi="Cambria"/>
          <w:i/>
        </w:rPr>
      </w:pPr>
    </w:p>
    <w:p w14:paraId="3EE38174" w14:textId="2838EB58" w:rsidR="0075028C" w:rsidRPr="00BB241F" w:rsidRDefault="0075028C" w:rsidP="00B10B84">
      <w:pPr>
        <w:spacing w:line="360" w:lineRule="auto"/>
        <w:rPr>
          <w:rFonts w:ascii="Cambria" w:hAnsi="Cambria"/>
          <w:i/>
        </w:rPr>
      </w:pPr>
      <w:r w:rsidRPr="00BB241F">
        <w:rPr>
          <w:rFonts w:ascii="Cambria" w:hAnsi="Cambria"/>
          <w:i/>
        </w:rPr>
        <w:t>Phylogenetic relationship</w:t>
      </w:r>
      <w:r w:rsidR="00CD2934" w:rsidRPr="00BB241F">
        <w:rPr>
          <w:rFonts w:ascii="Cambria" w:hAnsi="Cambria"/>
          <w:i/>
        </w:rPr>
        <w:t>s</w:t>
      </w:r>
    </w:p>
    <w:p w14:paraId="7D1232AA" w14:textId="77777777" w:rsidR="0075028C" w:rsidRPr="00BB241F" w:rsidRDefault="0075028C" w:rsidP="00B10B84">
      <w:pPr>
        <w:spacing w:line="360" w:lineRule="auto"/>
        <w:rPr>
          <w:rFonts w:ascii="Cambria" w:hAnsi="Cambria"/>
          <w:b/>
          <w:bCs/>
        </w:rPr>
      </w:pPr>
    </w:p>
    <w:p w14:paraId="5A2D542A" w14:textId="75192B22" w:rsidR="00BF37F3" w:rsidRPr="00BB241F" w:rsidRDefault="00F27ECB" w:rsidP="00B10B84">
      <w:pPr>
        <w:spacing w:line="360" w:lineRule="auto"/>
        <w:rPr>
          <w:rFonts w:ascii="Cambria" w:hAnsi="Cambria"/>
        </w:rPr>
      </w:pPr>
      <w:r w:rsidRPr="00BB241F">
        <w:rPr>
          <w:rFonts w:ascii="Cambria" w:hAnsi="Cambria"/>
        </w:rPr>
        <w:t xml:space="preserve">Topological relationships </w:t>
      </w:r>
      <w:r w:rsidR="001D082A" w:rsidRPr="00BB241F">
        <w:rPr>
          <w:rFonts w:ascii="Cambria" w:hAnsi="Cambria"/>
        </w:rPr>
        <w:t xml:space="preserve">of the exon-capture data </w:t>
      </w:r>
      <w:r w:rsidRPr="00BB241F">
        <w:rPr>
          <w:rFonts w:ascii="Cambria" w:hAnsi="Cambria"/>
        </w:rPr>
        <w:t xml:space="preserve">were broadly similar across </w:t>
      </w:r>
      <w:proofErr w:type="spellStart"/>
      <w:r w:rsidR="004570C9" w:rsidRPr="00BB241F">
        <w:rPr>
          <w:rFonts w:ascii="Cambria" w:hAnsi="Cambria"/>
        </w:rPr>
        <w:t>RAxML</w:t>
      </w:r>
      <w:proofErr w:type="spellEnd"/>
      <w:r w:rsidR="008916EC" w:rsidRPr="00BB241F">
        <w:rPr>
          <w:rFonts w:ascii="Cambria" w:hAnsi="Cambria"/>
        </w:rPr>
        <w:t>,</w:t>
      </w:r>
      <w:r w:rsidRPr="00BB241F">
        <w:rPr>
          <w:rFonts w:ascii="Cambria" w:hAnsi="Cambria"/>
        </w:rPr>
        <w:t xml:space="preserve"> B</w:t>
      </w:r>
      <w:r w:rsidR="00AD2154" w:rsidRPr="00BB241F">
        <w:rPr>
          <w:rFonts w:ascii="Cambria" w:hAnsi="Cambria"/>
        </w:rPr>
        <w:t>EAST</w:t>
      </w:r>
      <w:r w:rsidR="00D364AE" w:rsidRPr="00BB241F">
        <w:rPr>
          <w:rFonts w:ascii="Cambria" w:hAnsi="Cambria"/>
        </w:rPr>
        <w:t>2</w:t>
      </w:r>
      <w:r w:rsidR="00064AD8" w:rsidRPr="00BB241F">
        <w:rPr>
          <w:rFonts w:ascii="Cambria" w:hAnsi="Cambria"/>
        </w:rPr>
        <w:t xml:space="preserve"> (concatenated)</w:t>
      </w:r>
      <w:r w:rsidR="004570C9" w:rsidRPr="00BB241F">
        <w:rPr>
          <w:rFonts w:ascii="Cambria" w:hAnsi="Cambria"/>
        </w:rPr>
        <w:t>,</w:t>
      </w:r>
      <w:r w:rsidR="008916EC" w:rsidRPr="00BB241F">
        <w:rPr>
          <w:rFonts w:ascii="Cambria" w:hAnsi="Cambria"/>
        </w:rPr>
        <w:t xml:space="preserve"> and </w:t>
      </w:r>
      <w:proofErr w:type="spellStart"/>
      <w:r w:rsidR="00D364AE" w:rsidRPr="00BB241F">
        <w:rPr>
          <w:rFonts w:ascii="Cambria" w:hAnsi="Cambria"/>
        </w:rPr>
        <w:t>Star</w:t>
      </w:r>
      <w:r w:rsidR="00D038B4" w:rsidRPr="00BB241F">
        <w:rPr>
          <w:rFonts w:ascii="Cambria" w:hAnsi="Cambria"/>
        </w:rPr>
        <w:t>BEAST</w:t>
      </w:r>
      <w:proofErr w:type="spellEnd"/>
      <w:r w:rsidRPr="00BB241F">
        <w:rPr>
          <w:rFonts w:ascii="Cambria" w:hAnsi="Cambria"/>
        </w:rPr>
        <w:t xml:space="preserve"> </w:t>
      </w:r>
      <w:r w:rsidR="00064AD8" w:rsidRPr="00BB241F">
        <w:rPr>
          <w:rFonts w:ascii="Cambria" w:hAnsi="Cambria"/>
        </w:rPr>
        <w:t xml:space="preserve">(coalescent) </w:t>
      </w:r>
      <w:r w:rsidRPr="00BB241F">
        <w:rPr>
          <w:rFonts w:ascii="Cambria" w:hAnsi="Cambria"/>
        </w:rPr>
        <w:t>analyses</w:t>
      </w:r>
      <w:r w:rsidR="008916EC" w:rsidRPr="00BB241F">
        <w:rPr>
          <w:rFonts w:ascii="Cambria" w:hAnsi="Cambria"/>
        </w:rPr>
        <w:t>, although there</w:t>
      </w:r>
      <w:r w:rsidR="00D038B4" w:rsidRPr="00BB241F">
        <w:rPr>
          <w:rFonts w:ascii="Cambria" w:hAnsi="Cambria"/>
        </w:rPr>
        <w:t xml:space="preserve"> were</w:t>
      </w:r>
      <w:r w:rsidR="008916EC" w:rsidRPr="00BB241F">
        <w:rPr>
          <w:rFonts w:ascii="Cambria" w:hAnsi="Cambria"/>
        </w:rPr>
        <w:t xml:space="preserve"> some key differences</w:t>
      </w:r>
      <w:r w:rsidR="00831385" w:rsidRPr="00BB241F">
        <w:rPr>
          <w:rFonts w:ascii="Cambria" w:hAnsi="Cambria"/>
        </w:rPr>
        <w:t xml:space="preserve"> (Fig</w:t>
      </w:r>
      <w:r w:rsidR="0025200D" w:rsidRPr="00BB241F">
        <w:rPr>
          <w:rFonts w:ascii="Cambria" w:hAnsi="Cambria"/>
        </w:rPr>
        <w:t>s.</w:t>
      </w:r>
      <w:r w:rsidR="00831385" w:rsidRPr="00BB241F">
        <w:rPr>
          <w:rFonts w:ascii="Cambria" w:hAnsi="Cambria"/>
        </w:rPr>
        <w:t xml:space="preserve"> 1, S2–4)</w:t>
      </w:r>
      <w:r w:rsidRPr="00BB241F">
        <w:rPr>
          <w:rFonts w:ascii="Cambria" w:hAnsi="Cambria"/>
        </w:rPr>
        <w:t>.</w:t>
      </w:r>
      <w:r w:rsidR="008916EC" w:rsidRPr="00BB241F">
        <w:rPr>
          <w:rFonts w:ascii="Cambria" w:hAnsi="Cambria"/>
        </w:rPr>
        <w:t xml:space="preserve"> We only focus on relationships between</w:t>
      </w:r>
      <w:r w:rsidR="00B0173D" w:rsidRPr="00BB241F">
        <w:rPr>
          <w:rFonts w:ascii="Cambria" w:hAnsi="Cambria"/>
        </w:rPr>
        <w:t xml:space="preserve"> the six</w:t>
      </w:r>
      <w:r w:rsidR="008916EC" w:rsidRPr="00BB241F">
        <w:rPr>
          <w:rFonts w:ascii="Cambria" w:hAnsi="Cambria"/>
        </w:rPr>
        <w:t xml:space="preserve"> </w:t>
      </w:r>
      <w:r w:rsidR="00F91578" w:rsidRPr="00BB241F">
        <w:rPr>
          <w:rFonts w:ascii="Cambria" w:hAnsi="Cambria"/>
        </w:rPr>
        <w:t xml:space="preserve">major </w:t>
      </w:r>
      <w:r w:rsidR="008916EC" w:rsidRPr="00BB241F">
        <w:rPr>
          <w:rFonts w:ascii="Cambria" w:hAnsi="Cambria"/>
        </w:rPr>
        <w:t>species groups here.</w:t>
      </w:r>
      <w:r w:rsidRPr="00BB241F">
        <w:rPr>
          <w:rFonts w:ascii="Cambria" w:hAnsi="Cambria"/>
        </w:rPr>
        <w:t xml:space="preserve"> </w:t>
      </w:r>
      <w:r w:rsidR="00944F87" w:rsidRPr="00BB241F">
        <w:rPr>
          <w:rFonts w:ascii="Cambria" w:hAnsi="Cambria"/>
        </w:rPr>
        <w:t>A</w:t>
      </w:r>
      <w:r w:rsidR="00700553" w:rsidRPr="00BB241F">
        <w:rPr>
          <w:rFonts w:ascii="Cambria" w:hAnsi="Cambria"/>
        </w:rPr>
        <w:t>lthough they were deeply divergent, a</w:t>
      </w:r>
      <w:r w:rsidR="00944F87" w:rsidRPr="00BB241F">
        <w:rPr>
          <w:rFonts w:ascii="Cambria" w:hAnsi="Cambria"/>
        </w:rPr>
        <w:t xml:space="preserve"> sister</w:t>
      </w:r>
      <w:r w:rsidR="004570C9" w:rsidRPr="00BB241F">
        <w:rPr>
          <w:rFonts w:ascii="Cambria" w:hAnsi="Cambria"/>
        </w:rPr>
        <w:t>-</w:t>
      </w:r>
      <w:r w:rsidR="001E3301" w:rsidRPr="00BB241F">
        <w:rPr>
          <w:rFonts w:ascii="Cambria" w:hAnsi="Cambria"/>
        </w:rPr>
        <w:t xml:space="preserve">taxon </w:t>
      </w:r>
      <w:r w:rsidR="00944F87" w:rsidRPr="00BB241F">
        <w:rPr>
          <w:rFonts w:ascii="Cambria" w:hAnsi="Cambria"/>
        </w:rPr>
        <w:t>pa</w:t>
      </w:r>
      <w:r w:rsidR="00D038B4" w:rsidRPr="00BB241F">
        <w:rPr>
          <w:rFonts w:ascii="Cambria" w:hAnsi="Cambria"/>
        </w:rPr>
        <w:t>i</w:t>
      </w:r>
      <w:r w:rsidR="00944F87" w:rsidRPr="00BB241F">
        <w:rPr>
          <w:rFonts w:ascii="Cambria" w:hAnsi="Cambria"/>
        </w:rPr>
        <w:t>ring of the larger-bodied</w:t>
      </w:r>
      <w:r w:rsidR="00D038B4" w:rsidRPr="00BB241F">
        <w:rPr>
          <w:rFonts w:ascii="Cambria" w:hAnsi="Cambria"/>
        </w:rPr>
        <w:t xml:space="preserve"> insular taxa in the</w:t>
      </w:r>
      <w:r w:rsidR="00944F87" w:rsidRPr="00BB241F">
        <w:rPr>
          <w:rFonts w:ascii="Cambria" w:hAnsi="Cambria"/>
        </w:rPr>
        <w:t xml:space="preserve"> </w:t>
      </w:r>
      <w:r w:rsidR="00700553" w:rsidRPr="00BB241F">
        <w:rPr>
          <w:rFonts w:ascii="Cambria" w:hAnsi="Cambria"/>
          <w:i/>
          <w:iCs/>
        </w:rPr>
        <w:t xml:space="preserve">G. </w:t>
      </w:r>
      <w:proofErr w:type="spellStart"/>
      <w:r w:rsidR="00944F87" w:rsidRPr="00BB241F">
        <w:rPr>
          <w:rFonts w:ascii="Cambria" w:hAnsi="Cambria"/>
          <w:i/>
        </w:rPr>
        <w:t>membranacruralis</w:t>
      </w:r>
      <w:proofErr w:type="spellEnd"/>
      <w:r w:rsidR="00944F87" w:rsidRPr="00BB241F">
        <w:rPr>
          <w:rFonts w:ascii="Cambria" w:hAnsi="Cambria"/>
        </w:rPr>
        <w:t xml:space="preserve"> and </w:t>
      </w:r>
      <w:r w:rsidR="00700553" w:rsidRPr="00BB241F">
        <w:rPr>
          <w:rFonts w:ascii="Cambria" w:hAnsi="Cambria"/>
          <w:i/>
          <w:iCs/>
        </w:rPr>
        <w:t xml:space="preserve">G. </w:t>
      </w:r>
      <w:proofErr w:type="spellStart"/>
      <w:r w:rsidR="00944F87" w:rsidRPr="00BB241F">
        <w:rPr>
          <w:rFonts w:ascii="Cambria" w:hAnsi="Cambria"/>
          <w:i/>
        </w:rPr>
        <w:t>vorax</w:t>
      </w:r>
      <w:proofErr w:type="spellEnd"/>
      <w:r w:rsidR="00944F87" w:rsidRPr="00BB241F">
        <w:rPr>
          <w:rFonts w:ascii="Cambria" w:hAnsi="Cambria"/>
        </w:rPr>
        <w:t xml:space="preserve"> groups was </w:t>
      </w:r>
      <w:r w:rsidR="000B45FD" w:rsidRPr="00BB241F">
        <w:rPr>
          <w:rFonts w:ascii="Cambria" w:hAnsi="Cambria"/>
        </w:rPr>
        <w:t xml:space="preserve">strongly </w:t>
      </w:r>
      <w:r w:rsidR="00944F87" w:rsidRPr="00BB241F">
        <w:rPr>
          <w:rFonts w:ascii="Cambria" w:hAnsi="Cambria"/>
        </w:rPr>
        <w:t>supported in</w:t>
      </w:r>
      <w:r w:rsidR="008916EC" w:rsidRPr="00BB241F">
        <w:rPr>
          <w:rFonts w:ascii="Cambria" w:hAnsi="Cambria"/>
        </w:rPr>
        <w:t xml:space="preserve"> </w:t>
      </w:r>
      <w:r w:rsidR="00D820E8" w:rsidRPr="00BB241F">
        <w:rPr>
          <w:rFonts w:ascii="Cambria" w:hAnsi="Cambria"/>
        </w:rPr>
        <w:t xml:space="preserve">concatenated </w:t>
      </w:r>
      <w:r w:rsidR="000B45FD" w:rsidRPr="00BB241F">
        <w:rPr>
          <w:rFonts w:ascii="Cambria" w:hAnsi="Cambria"/>
        </w:rPr>
        <w:t xml:space="preserve">and </w:t>
      </w:r>
      <w:r w:rsidR="008916EC" w:rsidRPr="00BB241F">
        <w:rPr>
          <w:rFonts w:ascii="Cambria" w:hAnsi="Cambria"/>
        </w:rPr>
        <w:t>coalescent</w:t>
      </w:r>
      <w:r w:rsidR="00944F87" w:rsidRPr="00BB241F">
        <w:rPr>
          <w:rFonts w:ascii="Cambria" w:hAnsi="Cambria"/>
        </w:rPr>
        <w:t xml:space="preserve"> </w:t>
      </w:r>
      <w:r w:rsidR="006142A0" w:rsidRPr="00BB241F">
        <w:rPr>
          <w:rFonts w:ascii="Cambria" w:hAnsi="Cambria"/>
        </w:rPr>
        <w:t xml:space="preserve">Bayesian </w:t>
      </w:r>
      <w:r w:rsidR="00944F87" w:rsidRPr="00BB241F">
        <w:rPr>
          <w:rFonts w:ascii="Cambria" w:hAnsi="Cambria"/>
        </w:rPr>
        <w:t>anal</w:t>
      </w:r>
      <w:r w:rsidR="00903788" w:rsidRPr="00BB241F">
        <w:rPr>
          <w:rFonts w:ascii="Cambria" w:hAnsi="Cambria"/>
        </w:rPr>
        <w:t>yses</w:t>
      </w:r>
      <w:r w:rsidR="00D820E8" w:rsidRPr="00BB241F">
        <w:rPr>
          <w:rFonts w:ascii="Cambria" w:hAnsi="Cambria"/>
        </w:rPr>
        <w:t>.</w:t>
      </w:r>
      <w:r w:rsidR="000B45FD" w:rsidRPr="00BB241F">
        <w:rPr>
          <w:rFonts w:ascii="Cambria" w:hAnsi="Cambria"/>
        </w:rPr>
        <w:t xml:space="preserve"> </w:t>
      </w:r>
      <w:r w:rsidR="00D820E8" w:rsidRPr="00BB241F">
        <w:rPr>
          <w:rFonts w:ascii="Cambria" w:hAnsi="Cambria"/>
        </w:rPr>
        <w:t xml:space="preserve">In </w:t>
      </w:r>
      <w:r w:rsidR="001E3301" w:rsidRPr="00BB241F">
        <w:rPr>
          <w:rFonts w:ascii="Cambria" w:hAnsi="Cambria"/>
        </w:rPr>
        <w:t>maximum-</w:t>
      </w:r>
      <w:r w:rsidR="000B45FD" w:rsidRPr="00BB241F">
        <w:rPr>
          <w:rFonts w:ascii="Cambria" w:hAnsi="Cambria"/>
        </w:rPr>
        <w:t>likelihood analyses of the</w:t>
      </w:r>
      <w:r w:rsidR="008916EC" w:rsidRPr="00BB241F">
        <w:rPr>
          <w:rFonts w:ascii="Cambria" w:hAnsi="Cambria"/>
        </w:rPr>
        <w:t xml:space="preserve"> concatenated </w:t>
      </w:r>
      <w:r w:rsidR="00D038B4" w:rsidRPr="00BB241F">
        <w:rPr>
          <w:rFonts w:ascii="Cambria" w:hAnsi="Cambria"/>
        </w:rPr>
        <w:t>data</w:t>
      </w:r>
      <w:r w:rsidR="00C86C4F" w:rsidRPr="00BB241F">
        <w:rPr>
          <w:rFonts w:ascii="Cambria" w:hAnsi="Cambria"/>
        </w:rPr>
        <w:t>,</w:t>
      </w:r>
      <w:r w:rsidR="00D820E8" w:rsidRPr="00BB241F">
        <w:rPr>
          <w:rFonts w:ascii="Cambria" w:hAnsi="Cambria"/>
        </w:rPr>
        <w:t xml:space="preserve"> the basal </w:t>
      </w:r>
      <w:r w:rsidR="001E3301" w:rsidRPr="00BB241F">
        <w:rPr>
          <w:rFonts w:ascii="Cambria" w:hAnsi="Cambria"/>
        </w:rPr>
        <w:t xml:space="preserve">relationship </w:t>
      </w:r>
      <w:r w:rsidR="00D820E8" w:rsidRPr="00BB241F">
        <w:rPr>
          <w:rFonts w:ascii="Cambria" w:hAnsi="Cambria"/>
        </w:rPr>
        <w:t xml:space="preserve">of the two giant lineages </w:t>
      </w:r>
      <w:r w:rsidR="001E3301" w:rsidRPr="00BB241F">
        <w:rPr>
          <w:rFonts w:ascii="Cambria" w:hAnsi="Cambria"/>
        </w:rPr>
        <w:t>w</w:t>
      </w:r>
      <w:r w:rsidR="003B5D74" w:rsidRPr="00BB241F">
        <w:rPr>
          <w:rFonts w:ascii="Cambria" w:hAnsi="Cambria"/>
        </w:rPr>
        <w:t>as retrieved but less strongly supported</w:t>
      </w:r>
      <w:r w:rsidR="008916EC" w:rsidRPr="00BB241F">
        <w:rPr>
          <w:rFonts w:ascii="Cambria" w:hAnsi="Cambria"/>
        </w:rPr>
        <w:t>. T</w:t>
      </w:r>
      <w:r w:rsidR="00903788" w:rsidRPr="00BB241F">
        <w:rPr>
          <w:rFonts w:ascii="Cambria" w:hAnsi="Cambria"/>
        </w:rPr>
        <w:t>h</w:t>
      </w:r>
      <w:r w:rsidR="008916EC" w:rsidRPr="00BB241F">
        <w:rPr>
          <w:rFonts w:ascii="Cambria" w:hAnsi="Cambria"/>
        </w:rPr>
        <w:t>ese</w:t>
      </w:r>
      <w:r w:rsidR="00D038B4" w:rsidRPr="00BB241F">
        <w:rPr>
          <w:rFonts w:ascii="Cambria" w:hAnsi="Cambria"/>
        </w:rPr>
        <w:t xml:space="preserve"> two</w:t>
      </w:r>
      <w:r w:rsidR="00903788" w:rsidRPr="00BB241F">
        <w:rPr>
          <w:rFonts w:ascii="Cambria" w:hAnsi="Cambria"/>
        </w:rPr>
        <w:t xml:space="preserve"> </w:t>
      </w:r>
      <w:r w:rsidR="00AD2154" w:rsidRPr="00BB241F">
        <w:rPr>
          <w:rFonts w:ascii="Cambria" w:hAnsi="Cambria"/>
        </w:rPr>
        <w:t>large</w:t>
      </w:r>
      <w:r w:rsidR="000F726F" w:rsidRPr="00BB241F">
        <w:rPr>
          <w:rFonts w:ascii="Cambria" w:hAnsi="Cambria"/>
        </w:rPr>
        <w:t>-</w:t>
      </w:r>
      <w:r w:rsidR="00AD2154" w:rsidRPr="00BB241F">
        <w:rPr>
          <w:rFonts w:ascii="Cambria" w:hAnsi="Cambria"/>
        </w:rPr>
        <w:t xml:space="preserve">bodied insular </w:t>
      </w:r>
      <w:r w:rsidR="00D04476" w:rsidRPr="00BB241F">
        <w:rPr>
          <w:rFonts w:ascii="Cambria" w:hAnsi="Cambria"/>
        </w:rPr>
        <w:t>s</w:t>
      </w:r>
      <w:r w:rsidR="002940AC" w:rsidRPr="00BB241F">
        <w:rPr>
          <w:rFonts w:ascii="Cambria" w:hAnsi="Cambria"/>
        </w:rPr>
        <w:t>pecies groups</w:t>
      </w:r>
      <w:r w:rsidR="00AD2154" w:rsidRPr="00BB241F">
        <w:rPr>
          <w:rFonts w:ascii="Cambria" w:hAnsi="Cambria"/>
        </w:rPr>
        <w:t xml:space="preserve"> also</w:t>
      </w:r>
      <w:r w:rsidR="00380CE2" w:rsidRPr="00BB241F">
        <w:rPr>
          <w:rFonts w:ascii="Cambria" w:hAnsi="Cambria"/>
        </w:rPr>
        <w:t xml:space="preserve"> always</w:t>
      </w:r>
      <w:r w:rsidR="00AD2154" w:rsidRPr="00BB241F">
        <w:rPr>
          <w:rFonts w:ascii="Cambria" w:hAnsi="Cambria"/>
        </w:rPr>
        <w:t xml:space="preserve"> </w:t>
      </w:r>
      <w:r w:rsidR="00944F87" w:rsidRPr="00BB241F">
        <w:rPr>
          <w:rFonts w:ascii="Cambria" w:hAnsi="Cambria"/>
        </w:rPr>
        <w:t xml:space="preserve">formed </w:t>
      </w:r>
      <w:r w:rsidR="00D04476" w:rsidRPr="00BB241F">
        <w:rPr>
          <w:rFonts w:ascii="Cambria" w:hAnsi="Cambria"/>
        </w:rPr>
        <w:t xml:space="preserve">a </w:t>
      </w:r>
      <w:r w:rsidR="00944F87" w:rsidRPr="00BB241F">
        <w:rPr>
          <w:rFonts w:ascii="Cambria" w:hAnsi="Cambria"/>
        </w:rPr>
        <w:t xml:space="preserve">strongly supported clade with the </w:t>
      </w:r>
      <w:r w:rsidR="00700553" w:rsidRPr="00BB241F">
        <w:rPr>
          <w:rFonts w:ascii="Cambria" w:hAnsi="Cambria"/>
          <w:i/>
          <w:iCs/>
        </w:rPr>
        <w:t xml:space="preserve">G. </w:t>
      </w:r>
      <w:r w:rsidR="00903788" w:rsidRPr="00BB241F">
        <w:rPr>
          <w:rFonts w:ascii="Cambria" w:hAnsi="Cambria"/>
          <w:i/>
          <w:iCs/>
        </w:rPr>
        <w:t xml:space="preserve">australis </w:t>
      </w:r>
      <w:r w:rsidR="00903788" w:rsidRPr="00BB241F">
        <w:rPr>
          <w:rFonts w:ascii="Cambria" w:hAnsi="Cambria"/>
        </w:rPr>
        <w:t>and</w:t>
      </w:r>
      <w:r w:rsidR="00700553" w:rsidRPr="00BB241F">
        <w:rPr>
          <w:rFonts w:ascii="Cambria" w:hAnsi="Cambria"/>
        </w:rPr>
        <w:t xml:space="preserve"> </w:t>
      </w:r>
      <w:r w:rsidR="00700553" w:rsidRPr="00BB241F">
        <w:rPr>
          <w:rFonts w:ascii="Cambria" w:hAnsi="Cambria"/>
          <w:i/>
          <w:iCs/>
        </w:rPr>
        <w:t>G.</w:t>
      </w:r>
      <w:r w:rsidR="00903788" w:rsidRPr="00BB241F">
        <w:rPr>
          <w:rFonts w:ascii="Cambria" w:hAnsi="Cambria"/>
        </w:rPr>
        <w:t xml:space="preserve"> </w:t>
      </w:r>
      <w:r w:rsidR="00903788" w:rsidRPr="00BB241F">
        <w:rPr>
          <w:rFonts w:ascii="Cambria" w:hAnsi="Cambria"/>
          <w:i/>
          <w:iCs/>
        </w:rPr>
        <w:t>variegata</w:t>
      </w:r>
      <w:r w:rsidR="00903788" w:rsidRPr="00BB241F">
        <w:rPr>
          <w:rFonts w:ascii="Cambria" w:hAnsi="Cambria"/>
        </w:rPr>
        <w:t xml:space="preserve"> groups from Australia</w:t>
      </w:r>
      <w:r w:rsidR="00F91578" w:rsidRPr="00BB241F">
        <w:rPr>
          <w:rFonts w:ascii="Cambria" w:hAnsi="Cambria"/>
        </w:rPr>
        <w:t xml:space="preserve">. </w:t>
      </w:r>
      <w:r w:rsidR="005532C4" w:rsidRPr="00BB241F">
        <w:rPr>
          <w:rFonts w:ascii="Cambria" w:hAnsi="Cambria"/>
        </w:rPr>
        <w:t>I</w:t>
      </w:r>
      <w:r w:rsidR="008916EC" w:rsidRPr="00BB241F">
        <w:rPr>
          <w:rFonts w:ascii="Cambria" w:hAnsi="Cambria"/>
        </w:rPr>
        <w:t xml:space="preserve">n concatenated </w:t>
      </w:r>
      <w:r w:rsidR="003B5D74" w:rsidRPr="00BB241F">
        <w:rPr>
          <w:rFonts w:ascii="Cambria" w:hAnsi="Cambria"/>
        </w:rPr>
        <w:t xml:space="preserve">(maximum likelihood and Bayesian) </w:t>
      </w:r>
      <w:r w:rsidR="008916EC" w:rsidRPr="00BB241F">
        <w:rPr>
          <w:rFonts w:ascii="Cambria" w:hAnsi="Cambria"/>
        </w:rPr>
        <w:t>datasets</w:t>
      </w:r>
      <w:r w:rsidR="004570C9" w:rsidRPr="00BB241F">
        <w:rPr>
          <w:rFonts w:ascii="Cambria" w:hAnsi="Cambria"/>
        </w:rPr>
        <w:t>,</w:t>
      </w:r>
      <w:r w:rsidR="008916EC" w:rsidRPr="00BB241F">
        <w:rPr>
          <w:rFonts w:ascii="Cambria" w:hAnsi="Cambria"/>
        </w:rPr>
        <w:t xml:space="preserve"> the two Australian </w:t>
      </w:r>
      <w:r w:rsidR="004570C9" w:rsidRPr="00BB241F">
        <w:rPr>
          <w:rFonts w:ascii="Cambria" w:hAnsi="Cambria"/>
        </w:rPr>
        <w:t>lineages</w:t>
      </w:r>
      <w:r w:rsidR="005532C4" w:rsidRPr="00BB241F">
        <w:rPr>
          <w:rFonts w:ascii="Cambria" w:hAnsi="Cambria"/>
        </w:rPr>
        <w:t xml:space="preserve"> tended to form a clade, while</w:t>
      </w:r>
      <w:r w:rsidR="008916EC" w:rsidRPr="00BB241F">
        <w:rPr>
          <w:rFonts w:ascii="Cambria" w:hAnsi="Cambria"/>
        </w:rPr>
        <w:t xml:space="preserve"> </w:t>
      </w:r>
      <w:r w:rsidR="00D04476" w:rsidRPr="00BB241F">
        <w:rPr>
          <w:rFonts w:ascii="Cambria" w:hAnsi="Cambria"/>
        </w:rPr>
        <w:t>i</w:t>
      </w:r>
      <w:r w:rsidR="008916EC" w:rsidRPr="00BB241F">
        <w:rPr>
          <w:rFonts w:ascii="Cambria" w:hAnsi="Cambria"/>
        </w:rPr>
        <w:t>n coalescent analyses</w:t>
      </w:r>
      <w:r w:rsidR="00C86C4F" w:rsidRPr="00BB241F">
        <w:rPr>
          <w:rFonts w:ascii="Cambria" w:hAnsi="Cambria"/>
        </w:rPr>
        <w:t>,</w:t>
      </w:r>
      <w:r w:rsidR="00C95A93" w:rsidRPr="00BB241F">
        <w:rPr>
          <w:rFonts w:ascii="Cambria" w:hAnsi="Cambria"/>
        </w:rPr>
        <w:t xml:space="preserve"> the</w:t>
      </w:r>
      <w:r w:rsidR="00AD56DA" w:rsidRPr="00BB241F">
        <w:rPr>
          <w:rFonts w:ascii="Cambria" w:hAnsi="Cambria"/>
        </w:rPr>
        <w:t xml:space="preserve"> </w:t>
      </w:r>
      <w:r w:rsidR="00D038B4" w:rsidRPr="00BB241F">
        <w:rPr>
          <w:rFonts w:ascii="Cambria" w:hAnsi="Cambria"/>
        </w:rPr>
        <w:t>two Australia</w:t>
      </w:r>
      <w:r w:rsidR="00D04476" w:rsidRPr="00BB241F">
        <w:rPr>
          <w:rFonts w:ascii="Cambria" w:hAnsi="Cambria"/>
        </w:rPr>
        <w:t>n</w:t>
      </w:r>
      <w:r w:rsidR="00D038B4" w:rsidRPr="00BB241F">
        <w:rPr>
          <w:rFonts w:ascii="Cambria" w:hAnsi="Cambria"/>
        </w:rPr>
        <w:t xml:space="preserve"> </w:t>
      </w:r>
      <w:r w:rsidR="00AD56DA" w:rsidRPr="00BB241F">
        <w:rPr>
          <w:rFonts w:ascii="Cambria" w:hAnsi="Cambria"/>
        </w:rPr>
        <w:t>lineages</w:t>
      </w:r>
      <w:r w:rsidR="00D038B4" w:rsidRPr="00BB241F">
        <w:rPr>
          <w:rFonts w:ascii="Cambria" w:hAnsi="Cambria"/>
        </w:rPr>
        <w:t xml:space="preserve"> and the </w:t>
      </w:r>
      <w:r w:rsidR="003B5D74" w:rsidRPr="00BB241F">
        <w:rPr>
          <w:rFonts w:ascii="Cambria" w:hAnsi="Cambria"/>
        </w:rPr>
        <w:t xml:space="preserve">large-bodied </w:t>
      </w:r>
      <w:r w:rsidR="00D038B4" w:rsidRPr="00BB241F">
        <w:rPr>
          <w:rFonts w:ascii="Cambria" w:hAnsi="Cambria"/>
        </w:rPr>
        <w:t xml:space="preserve">clade </w:t>
      </w:r>
      <w:r w:rsidR="008916EC" w:rsidRPr="00BB241F">
        <w:rPr>
          <w:rFonts w:ascii="Cambria" w:hAnsi="Cambria"/>
        </w:rPr>
        <w:t xml:space="preserve">essentially </w:t>
      </w:r>
      <w:r w:rsidR="00AD56DA" w:rsidRPr="00BB241F">
        <w:rPr>
          <w:rFonts w:ascii="Cambria" w:hAnsi="Cambria"/>
        </w:rPr>
        <w:t xml:space="preserve">formed a </w:t>
      </w:r>
      <w:r w:rsidR="003B5D74" w:rsidRPr="00BB241F">
        <w:rPr>
          <w:rFonts w:ascii="Cambria" w:hAnsi="Cambria"/>
        </w:rPr>
        <w:t>trichotomy</w:t>
      </w:r>
      <w:r w:rsidR="00944F87" w:rsidRPr="00BB241F">
        <w:rPr>
          <w:rFonts w:ascii="Cambria" w:hAnsi="Cambria"/>
        </w:rPr>
        <w:t>.</w:t>
      </w:r>
      <w:r w:rsidR="00903788" w:rsidRPr="00BB241F">
        <w:rPr>
          <w:rFonts w:ascii="Cambria" w:hAnsi="Cambria"/>
        </w:rPr>
        <w:t xml:space="preserve"> </w:t>
      </w:r>
      <w:r w:rsidR="00073973" w:rsidRPr="00BB241F">
        <w:rPr>
          <w:rFonts w:ascii="Cambria" w:hAnsi="Cambria"/>
        </w:rPr>
        <w:t xml:space="preserve">In </w:t>
      </w:r>
      <w:r w:rsidR="00903788" w:rsidRPr="00BB241F">
        <w:rPr>
          <w:rFonts w:ascii="Cambria" w:hAnsi="Cambria"/>
        </w:rPr>
        <w:t>all</w:t>
      </w:r>
      <w:r w:rsidR="00073973" w:rsidRPr="00BB241F">
        <w:rPr>
          <w:rFonts w:ascii="Cambria" w:hAnsi="Cambria"/>
        </w:rPr>
        <w:t xml:space="preserve"> analyses</w:t>
      </w:r>
      <w:r w:rsidR="00380CE2" w:rsidRPr="00BB241F">
        <w:rPr>
          <w:rFonts w:ascii="Cambria" w:hAnsi="Cambria"/>
        </w:rPr>
        <w:t xml:space="preserve"> of </w:t>
      </w:r>
      <w:r w:rsidR="004570C9" w:rsidRPr="00BB241F">
        <w:rPr>
          <w:rFonts w:ascii="Cambria" w:hAnsi="Cambria"/>
        </w:rPr>
        <w:t>exon-</w:t>
      </w:r>
      <w:r w:rsidR="00380CE2" w:rsidRPr="00BB241F">
        <w:rPr>
          <w:rFonts w:ascii="Cambria" w:hAnsi="Cambria"/>
        </w:rPr>
        <w:t>capture data</w:t>
      </w:r>
      <w:r w:rsidR="004570C9" w:rsidRPr="00BB241F">
        <w:rPr>
          <w:rFonts w:ascii="Cambria" w:hAnsi="Cambria"/>
        </w:rPr>
        <w:t>,</w:t>
      </w:r>
      <w:r w:rsidR="00073973" w:rsidRPr="00BB241F">
        <w:rPr>
          <w:rFonts w:ascii="Cambria" w:hAnsi="Cambria"/>
        </w:rPr>
        <w:t xml:space="preserve"> </w:t>
      </w:r>
      <w:r w:rsidR="008916EC" w:rsidRPr="00BB241F">
        <w:rPr>
          <w:rFonts w:ascii="Cambria" w:hAnsi="Cambria"/>
        </w:rPr>
        <w:t>the</w:t>
      </w:r>
      <w:r w:rsidR="00AD2154" w:rsidRPr="00BB241F">
        <w:rPr>
          <w:rFonts w:ascii="Cambria" w:hAnsi="Cambria"/>
          <w:i/>
          <w:iCs/>
        </w:rPr>
        <w:t xml:space="preserve"> </w:t>
      </w:r>
      <w:r w:rsidR="00700553" w:rsidRPr="00BB241F">
        <w:rPr>
          <w:rFonts w:ascii="Cambria" w:hAnsi="Cambria"/>
          <w:i/>
          <w:iCs/>
        </w:rPr>
        <w:t xml:space="preserve">G. </w:t>
      </w:r>
      <w:proofErr w:type="spellStart"/>
      <w:r w:rsidR="00073973" w:rsidRPr="00BB241F">
        <w:rPr>
          <w:rFonts w:ascii="Cambria" w:hAnsi="Cambria"/>
          <w:i/>
          <w:iCs/>
        </w:rPr>
        <w:t>mutilata</w:t>
      </w:r>
      <w:proofErr w:type="spellEnd"/>
      <w:r w:rsidR="00073973" w:rsidRPr="00BB241F">
        <w:rPr>
          <w:rFonts w:ascii="Cambria" w:hAnsi="Cambria"/>
        </w:rPr>
        <w:t xml:space="preserve"> and</w:t>
      </w:r>
      <w:r w:rsidR="00073973" w:rsidRPr="00BB241F">
        <w:rPr>
          <w:rFonts w:ascii="Cambria" w:hAnsi="Cambria"/>
          <w:i/>
          <w:iCs/>
        </w:rPr>
        <w:t xml:space="preserve"> </w:t>
      </w:r>
      <w:r w:rsidR="00700553" w:rsidRPr="00BB241F">
        <w:rPr>
          <w:rFonts w:ascii="Cambria" w:hAnsi="Cambria"/>
          <w:i/>
          <w:iCs/>
        </w:rPr>
        <w:t xml:space="preserve">G. </w:t>
      </w:r>
      <w:proofErr w:type="spellStart"/>
      <w:r w:rsidR="00073973" w:rsidRPr="00BB241F">
        <w:rPr>
          <w:rFonts w:ascii="Cambria" w:hAnsi="Cambria"/>
          <w:i/>
          <w:iCs/>
        </w:rPr>
        <w:t>oceanica</w:t>
      </w:r>
      <w:proofErr w:type="spellEnd"/>
      <w:r w:rsidR="00073973" w:rsidRPr="00BB241F">
        <w:rPr>
          <w:rFonts w:ascii="Cambria" w:hAnsi="Cambria"/>
        </w:rPr>
        <w:t xml:space="preserve"> group</w:t>
      </w:r>
      <w:r w:rsidR="008916EC" w:rsidRPr="00BB241F">
        <w:rPr>
          <w:rFonts w:ascii="Cambria" w:hAnsi="Cambria"/>
        </w:rPr>
        <w:t>s clustered</w:t>
      </w:r>
      <w:r w:rsidR="00073973" w:rsidRPr="00BB241F">
        <w:rPr>
          <w:rFonts w:ascii="Cambria" w:hAnsi="Cambria"/>
        </w:rPr>
        <w:t xml:space="preserve"> together with strong support</w:t>
      </w:r>
      <w:r w:rsidR="00103358" w:rsidRPr="00BB241F">
        <w:rPr>
          <w:rFonts w:ascii="Cambria" w:hAnsi="Cambria"/>
        </w:rPr>
        <w:t>.</w:t>
      </w:r>
      <w:r w:rsidR="000D23BF" w:rsidRPr="00BB241F">
        <w:rPr>
          <w:rFonts w:ascii="Cambria" w:hAnsi="Cambria"/>
        </w:rPr>
        <w:t xml:space="preserve"> </w:t>
      </w:r>
    </w:p>
    <w:p w14:paraId="1ADADDDF" w14:textId="77777777" w:rsidR="0075028C" w:rsidRPr="00BB241F" w:rsidRDefault="0075028C" w:rsidP="00B10B84">
      <w:pPr>
        <w:spacing w:line="360" w:lineRule="auto"/>
        <w:rPr>
          <w:rFonts w:ascii="Cambria" w:hAnsi="Cambria"/>
        </w:rPr>
      </w:pPr>
    </w:p>
    <w:p w14:paraId="37249E32" w14:textId="64448819" w:rsidR="0075028C" w:rsidRPr="00BB241F" w:rsidRDefault="0075028C" w:rsidP="00B10B84">
      <w:pPr>
        <w:spacing w:line="360" w:lineRule="auto"/>
        <w:rPr>
          <w:rFonts w:ascii="Cambria" w:hAnsi="Cambria"/>
          <w:i/>
        </w:rPr>
      </w:pPr>
      <w:r w:rsidRPr="00BB241F">
        <w:rPr>
          <w:rFonts w:ascii="Cambria" w:hAnsi="Cambria"/>
          <w:i/>
        </w:rPr>
        <w:t>Biogeograph</w:t>
      </w:r>
      <w:r w:rsidR="004403D6" w:rsidRPr="00BB241F">
        <w:rPr>
          <w:rFonts w:ascii="Cambria" w:hAnsi="Cambria"/>
          <w:i/>
        </w:rPr>
        <w:t xml:space="preserve">ic analyses </w:t>
      </w:r>
    </w:p>
    <w:p w14:paraId="5DA16D18" w14:textId="77777777" w:rsidR="0075028C" w:rsidRPr="00BB241F" w:rsidRDefault="0075028C" w:rsidP="00B10B84">
      <w:pPr>
        <w:spacing w:line="360" w:lineRule="auto"/>
        <w:rPr>
          <w:rFonts w:ascii="Cambria" w:hAnsi="Cambria"/>
        </w:rPr>
      </w:pPr>
    </w:p>
    <w:p w14:paraId="527691D6" w14:textId="6D3440C1" w:rsidR="00CF583F" w:rsidRPr="00BB241F" w:rsidRDefault="00831385" w:rsidP="00B10B84">
      <w:pPr>
        <w:spacing w:line="360" w:lineRule="auto"/>
        <w:rPr>
          <w:rFonts w:ascii="Cambria" w:hAnsi="Cambria"/>
        </w:rPr>
      </w:pPr>
      <w:r w:rsidRPr="00BB241F">
        <w:rPr>
          <w:rFonts w:ascii="Cambria" w:hAnsi="Cambria"/>
        </w:rPr>
        <w:lastRenderedPageBreak/>
        <w:t>B</w:t>
      </w:r>
      <w:r w:rsidR="009E6051" w:rsidRPr="00BB241F">
        <w:rPr>
          <w:rFonts w:ascii="Cambria" w:hAnsi="Cambria"/>
        </w:rPr>
        <w:t>iogeographic analyses revealed limited numbers of shifts between Australia and islands to the north</w:t>
      </w:r>
      <w:r w:rsidRPr="00BB241F">
        <w:rPr>
          <w:rFonts w:ascii="Cambria" w:hAnsi="Cambria"/>
        </w:rPr>
        <w:t xml:space="preserve"> (Fig</w:t>
      </w:r>
      <w:r w:rsidR="0025200D" w:rsidRPr="00BB241F">
        <w:rPr>
          <w:rFonts w:ascii="Cambria" w:hAnsi="Cambria"/>
        </w:rPr>
        <w:t>s.</w:t>
      </w:r>
      <w:r w:rsidRPr="00BB241F">
        <w:rPr>
          <w:rFonts w:ascii="Cambria" w:hAnsi="Cambria"/>
        </w:rPr>
        <w:t xml:space="preserve"> 2, S5)</w:t>
      </w:r>
      <w:r w:rsidR="009E6051" w:rsidRPr="00BB241F">
        <w:rPr>
          <w:rFonts w:ascii="Cambria" w:hAnsi="Cambria"/>
        </w:rPr>
        <w:t xml:space="preserve">, with an especially low number of jumps over the most recent </w:t>
      </w:r>
      <w:proofErr w:type="gramStart"/>
      <w:r w:rsidR="009E6051" w:rsidRPr="00BB241F">
        <w:rPr>
          <w:rFonts w:ascii="Cambria" w:hAnsi="Cambria"/>
        </w:rPr>
        <w:t>time period</w:t>
      </w:r>
      <w:proofErr w:type="gramEnd"/>
      <w:r w:rsidR="009E6051" w:rsidRPr="00BB241F">
        <w:rPr>
          <w:rFonts w:ascii="Cambria" w:hAnsi="Cambria"/>
        </w:rPr>
        <w:t xml:space="preserve"> (i.e., the last ten million years). </w:t>
      </w:r>
      <w:r w:rsidRPr="00BB241F">
        <w:rPr>
          <w:rFonts w:ascii="Cambria" w:hAnsi="Cambria"/>
        </w:rPr>
        <w:t xml:space="preserve">In </w:t>
      </w:r>
      <w:r w:rsidR="00731326" w:rsidRPr="00BB241F">
        <w:rPr>
          <w:rFonts w:ascii="Cambria" w:hAnsi="Cambria"/>
        </w:rPr>
        <w:t xml:space="preserve">BEAST, </w:t>
      </w:r>
      <w:r w:rsidR="00731326" w:rsidRPr="00BB241F">
        <w:rPr>
          <w:rFonts w:ascii="Cambria" w:hAnsi="Cambria"/>
          <w:iCs/>
        </w:rPr>
        <w:t>BioGeoBEARS</w:t>
      </w:r>
      <w:r w:rsidR="00C86C4F" w:rsidRPr="00BB241F">
        <w:rPr>
          <w:rFonts w:ascii="Cambria" w:hAnsi="Cambria"/>
          <w:iCs/>
        </w:rPr>
        <w:t>,</w:t>
      </w:r>
      <w:r w:rsidR="00731326" w:rsidRPr="00BB241F">
        <w:rPr>
          <w:rFonts w:ascii="Cambria" w:hAnsi="Cambria"/>
          <w:iCs/>
        </w:rPr>
        <w:t xml:space="preserve"> and</w:t>
      </w:r>
      <w:r w:rsidR="00731326" w:rsidRPr="00BB241F">
        <w:rPr>
          <w:rFonts w:ascii="Cambria" w:hAnsi="Cambria"/>
        </w:rPr>
        <w:t xml:space="preserve"> </w:t>
      </w:r>
      <w:r w:rsidR="00731326" w:rsidRPr="00BB241F">
        <w:rPr>
          <w:rFonts w:ascii="Cambria" w:hAnsi="Cambria"/>
          <w:iCs/>
        </w:rPr>
        <w:t>PhyBEARS</w:t>
      </w:r>
      <w:r w:rsidR="00C86C4F" w:rsidRPr="00BB241F">
        <w:rPr>
          <w:rFonts w:ascii="Cambria" w:hAnsi="Cambria"/>
          <w:iCs/>
        </w:rPr>
        <w:t>,</w:t>
      </w:r>
      <w:r w:rsidR="00731326" w:rsidRPr="00BB241F">
        <w:rPr>
          <w:rFonts w:ascii="Cambria" w:hAnsi="Cambria"/>
          <w:iCs/>
        </w:rPr>
        <w:t xml:space="preserve"> </w:t>
      </w:r>
      <w:r w:rsidR="002940AC" w:rsidRPr="00BB241F">
        <w:rPr>
          <w:rFonts w:ascii="Cambria" w:hAnsi="Cambria"/>
        </w:rPr>
        <w:t>t</w:t>
      </w:r>
      <w:r w:rsidR="003E796E" w:rsidRPr="00BB241F">
        <w:rPr>
          <w:rFonts w:ascii="Cambria" w:hAnsi="Cambria"/>
        </w:rPr>
        <w:t>he most probable a</w:t>
      </w:r>
      <w:r w:rsidR="00AD7B46" w:rsidRPr="00BB241F">
        <w:rPr>
          <w:rFonts w:ascii="Cambria" w:hAnsi="Cambria"/>
        </w:rPr>
        <w:t>ncestral states suggest tha</w:t>
      </w:r>
      <w:r w:rsidR="003E3C1A" w:rsidRPr="00BB241F">
        <w:rPr>
          <w:rFonts w:ascii="Cambria" w:hAnsi="Cambria"/>
        </w:rPr>
        <w:t>t</w:t>
      </w:r>
      <w:r w:rsidR="00AD7B46" w:rsidRPr="00BB241F">
        <w:rPr>
          <w:rFonts w:ascii="Cambria" w:hAnsi="Cambria"/>
        </w:rPr>
        <w:t xml:space="preserve"> Australia</w:t>
      </w:r>
      <w:r w:rsidR="003E3C1A" w:rsidRPr="00BB241F">
        <w:rPr>
          <w:rFonts w:ascii="Cambria" w:hAnsi="Cambria"/>
        </w:rPr>
        <w:t xml:space="preserve"> was colonised</w:t>
      </w:r>
      <w:r w:rsidR="0019771A" w:rsidRPr="00BB241F">
        <w:rPr>
          <w:rFonts w:ascii="Cambria" w:hAnsi="Cambria"/>
        </w:rPr>
        <w:t xml:space="preserve"> either</w:t>
      </w:r>
      <w:r w:rsidR="003E3C1A" w:rsidRPr="00BB241F">
        <w:rPr>
          <w:rFonts w:ascii="Cambria" w:hAnsi="Cambria"/>
        </w:rPr>
        <w:t xml:space="preserve"> </w:t>
      </w:r>
      <w:r w:rsidR="0019771A" w:rsidRPr="00BB241F">
        <w:rPr>
          <w:rFonts w:ascii="Cambria" w:hAnsi="Cambria"/>
        </w:rPr>
        <w:t>twice</w:t>
      </w:r>
      <w:r w:rsidR="000B61D8" w:rsidRPr="00BB241F">
        <w:rPr>
          <w:rFonts w:ascii="Cambria" w:hAnsi="Cambria"/>
        </w:rPr>
        <w:t>,</w:t>
      </w:r>
      <w:r w:rsidR="009B5E18" w:rsidRPr="00BB241F">
        <w:rPr>
          <w:rFonts w:ascii="Cambria" w:hAnsi="Cambria"/>
        </w:rPr>
        <w:t xml:space="preserve"> </w:t>
      </w:r>
      <w:r w:rsidR="003E3C1A" w:rsidRPr="00BB241F">
        <w:rPr>
          <w:rFonts w:ascii="Cambria" w:hAnsi="Cambria"/>
        </w:rPr>
        <w:t xml:space="preserve">or </w:t>
      </w:r>
      <w:r w:rsidR="00133F44" w:rsidRPr="00BB241F">
        <w:rPr>
          <w:rFonts w:ascii="Cambria" w:hAnsi="Cambria"/>
        </w:rPr>
        <w:t xml:space="preserve">only </w:t>
      </w:r>
      <w:r w:rsidR="0019771A" w:rsidRPr="00BB241F">
        <w:rPr>
          <w:rFonts w:ascii="Cambria" w:hAnsi="Cambria"/>
        </w:rPr>
        <w:t>once</w:t>
      </w:r>
      <w:del w:id="17" w:author="Nicholas Matzke" w:date="2025-09-06T12:22:00Z" w16du:dateUtc="2025-09-06T00:22:00Z">
        <w:r w:rsidR="00C86C4F" w:rsidRPr="00BB241F" w:rsidDel="008B3E73">
          <w:rPr>
            <w:rFonts w:ascii="Cambria" w:hAnsi="Cambria"/>
          </w:rPr>
          <w:delText>,</w:delText>
        </w:r>
      </w:del>
      <w:r w:rsidR="0019771A" w:rsidRPr="00BB241F">
        <w:rPr>
          <w:rFonts w:ascii="Cambria" w:hAnsi="Cambria"/>
        </w:rPr>
        <w:t xml:space="preserve"> with a</w:t>
      </w:r>
      <w:r w:rsidR="000B61D8" w:rsidRPr="00BB241F">
        <w:rPr>
          <w:rFonts w:ascii="Cambria" w:hAnsi="Cambria"/>
        </w:rPr>
        <w:t xml:space="preserve"> subsequent dispersal</w:t>
      </w:r>
      <w:r w:rsidRPr="00BB241F">
        <w:rPr>
          <w:rFonts w:ascii="Cambria" w:hAnsi="Cambria"/>
        </w:rPr>
        <w:t xml:space="preserve"> into Melanesia</w:t>
      </w:r>
      <w:r w:rsidR="000B61D8" w:rsidRPr="00BB241F">
        <w:rPr>
          <w:rFonts w:ascii="Cambria" w:hAnsi="Cambria"/>
        </w:rPr>
        <w:t xml:space="preserve"> shortly thereafter</w:t>
      </w:r>
      <w:r w:rsidR="009E6051" w:rsidRPr="00BB241F">
        <w:rPr>
          <w:rFonts w:ascii="Cambria" w:hAnsi="Cambria"/>
        </w:rPr>
        <w:t xml:space="preserve">, with the latter </w:t>
      </w:r>
      <w:del w:id="18" w:author="Nicholas Matzke" w:date="2025-09-06T12:22:00Z" w16du:dateUtc="2025-09-06T00:22:00Z">
        <w:r w:rsidR="009E6051" w:rsidRPr="00BB241F" w:rsidDel="008B3E73">
          <w:rPr>
            <w:rFonts w:ascii="Cambria" w:hAnsi="Cambria"/>
          </w:rPr>
          <w:delText xml:space="preserve">model </w:delText>
        </w:r>
      </w:del>
      <w:ins w:id="19" w:author="Nicholas Matzke" w:date="2025-09-06T12:22:00Z" w16du:dateUtc="2025-09-06T00:22:00Z">
        <w:r w:rsidR="008B3E73">
          <w:rPr>
            <w:rFonts w:ascii="Cambria" w:hAnsi="Cambria"/>
          </w:rPr>
          <w:t>hypothesis</w:t>
        </w:r>
        <w:r w:rsidR="008B3E73" w:rsidRPr="00BB241F">
          <w:rPr>
            <w:rFonts w:ascii="Cambria" w:hAnsi="Cambria"/>
          </w:rPr>
          <w:t xml:space="preserve"> </w:t>
        </w:r>
      </w:ins>
      <w:r w:rsidR="009E6051" w:rsidRPr="00BB241F">
        <w:rPr>
          <w:rFonts w:ascii="Cambria" w:hAnsi="Cambria"/>
        </w:rPr>
        <w:t xml:space="preserve">tending to receive stronger support </w:t>
      </w:r>
      <w:r w:rsidR="002940AC" w:rsidRPr="00BB241F">
        <w:rPr>
          <w:rFonts w:ascii="Cambria" w:hAnsi="Cambria"/>
        </w:rPr>
        <w:t>(Fig</w:t>
      </w:r>
      <w:r w:rsidR="00C86C4F" w:rsidRPr="00BB241F">
        <w:rPr>
          <w:rFonts w:ascii="Cambria" w:hAnsi="Cambria"/>
        </w:rPr>
        <w:t>s</w:t>
      </w:r>
      <w:r w:rsidR="0025200D" w:rsidRPr="00BB241F">
        <w:rPr>
          <w:rFonts w:ascii="Cambria" w:hAnsi="Cambria"/>
        </w:rPr>
        <w:t>.</w:t>
      </w:r>
      <w:r w:rsidR="000C1EA4" w:rsidRPr="00BB241F">
        <w:rPr>
          <w:rFonts w:ascii="Cambria" w:hAnsi="Cambria"/>
        </w:rPr>
        <w:t xml:space="preserve"> 2</w:t>
      </w:r>
      <w:r w:rsidR="009E6051" w:rsidRPr="00BB241F">
        <w:rPr>
          <w:rFonts w:ascii="Cambria" w:hAnsi="Cambria"/>
        </w:rPr>
        <w:t>, S</w:t>
      </w:r>
      <w:r w:rsidRPr="00BB241F">
        <w:rPr>
          <w:rFonts w:ascii="Cambria" w:hAnsi="Cambria"/>
        </w:rPr>
        <w:t>5</w:t>
      </w:r>
      <w:r w:rsidR="002940AC" w:rsidRPr="00BB241F">
        <w:rPr>
          <w:rFonts w:ascii="Cambria" w:hAnsi="Cambria"/>
        </w:rPr>
        <w:t>)</w:t>
      </w:r>
      <w:r w:rsidR="00C95A93" w:rsidRPr="00BB241F">
        <w:rPr>
          <w:rFonts w:ascii="Cambria" w:hAnsi="Cambria"/>
        </w:rPr>
        <w:t>.</w:t>
      </w:r>
      <w:r w:rsidR="009E6051" w:rsidRPr="00BB241F">
        <w:rPr>
          <w:rFonts w:ascii="Cambria" w:hAnsi="Cambria"/>
        </w:rPr>
        <w:t xml:space="preserve"> </w:t>
      </w:r>
      <w:r w:rsidR="0032714A" w:rsidRPr="00BB241F">
        <w:rPr>
          <w:rFonts w:ascii="Cambria" w:hAnsi="Cambria"/>
        </w:rPr>
        <w:t xml:space="preserve"> This uncertainty around basal states is unaffected by variation in extinction rate as implemented </w:t>
      </w:r>
      <w:proofErr w:type="spellStart"/>
      <w:r w:rsidR="0032714A" w:rsidRPr="00BB241F">
        <w:rPr>
          <w:rFonts w:ascii="Cambria" w:hAnsi="Cambria"/>
        </w:rPr>
        <w:t>PhyBears</w:t>
      </w:r>
      <w:proofErr w:type="spellEnd"/>
      <w:r w:rsidR="0032714A" w:rsidRPr="00BB241F">
        <w:rPr>
          <w:rFonts w:ascii="Cambria" w:hAnsi="Cambria"/>
        </w:rPr>
        <w:t>.</w:t>
      </w:r>
      <w:r w:rsidR="00861D06" w:rsidRPr="00BB241F">
        <w:rPr>
          <w:rFonts w:ascii="Cambria" w:hAnsi="Cambria"/>
        </w:rPr>
        <w:t xml:space="preserve"> </w:t>
      </w:r>
      <w:r w:rsidR="0032714A" w:rsidRPr="00BB241F">
        <w:rPr>
          <w:rFonts w:ascii="Cambria" w:hAnsi="Cambria"/>
        </w:rPr>
        <w:t>O</w:t>
      </w:r>
      <w:r w:rsidR="00731326" w:rsidRPr="00BB241F">
        <w:rPr>
          <w:rFonts w:ascii="Cambria" w:hAnsi="Cambria"/>
        </w:rPr>
        <w:t xml:space="preserve">ur data cannot robustly distinguish between these two options due to uncertainty around the basal state </w:t>
      </w:r>
      <w:r w:rsidR="00150FB6" w:rsidRPr="00BB241F">
        <w:rPr>
          <w:rFonts w:ascii="Cambria" w:hAnsi="Cambria"/>
        </w:rPr>
        <w:t xml:space="preserve">(ancestral </w:t>
      </w:r>
      <w:del w:id="20" w:author="Nicholas Matzke" w:date="2025-09-06T12:23:00Z" w16du:dateUtc="2025-09-06T00:23:00Z">
        <w:r w:rsidR="00150FB6" w:rsidRPr="00BB241F" w:rsidDel="008B3E73">
          <w:rPr>
            <w:rFonts w:ascii="Cambria" w:hAnsi="Cambria"/>
          </w:rPr>
          <w:delText>area</w:delText>
        </w:r>
      </w:del>
      <w:ins w:id="21" w:author="Nicholas Matzke" w:date="2025-09-06T12:23:00Z" w16du:dateUtc="2025-09-06T00:23:00Z">
        <w:r w:rsidR="008B3E73">
          <w:rPr>
            <w:rFonts w:ascii="Cambria" w:hAnsi="Cambria"/>
          </w:rPr>
          <w:t>range</w:t>
        </w:r>
      </w:ins>
      <w:r w:rsidR="00150FB6" w:rsidRPr="00BB241F">
        <w:rPr>
          <w:rFonts w:ascii="Cambria" w:hAnsi="Cambria"/>
        </w:rPr>
        <w:t xml:space="preserve">) </w:t>
      </w:r>
      <w:r w:rsidR="00731326" w:rsidRPr="00BB241F">
        <w:rPr>
          <w:rFonts w:ascii="Cambria" w:hAnsi="Cambria"/>
        </w:rPr>
        <w:t xml:space="preserve">for </w:t>
      </w:r>
      <w:r w:rsidR="00137830" w:rsidRPr="00BB241F">
        <w:rPr>
          <w:rFonts w:ascii="Cambria" w:hAnsi="Cambria"/>
        </w:rPr>
        <w:t xml:space="preserve">all </w:t>
      </w:r>
      <w:r w:rsidR="00731326" w:rsidRPr="00BB241F">
        <w:rPr>
          <w:rFonts w:ascii="Cambria" w:hAnsi="Cambria"/>
          <w:i/>
          <w:iCs/>
        </w:rPr>
        <w:t>Gehyra</w:t>
      </w:r>
      <w:r w:rsidR="00731326" w:rsidRPr="00BB241F">
        <w:rPr>
          <w:rFonts w:ascii="Cambria" w:hAnsi="Cambria"/>
        </w:rPr>
        <w:t xml:space="preserve">. </w:t>
      </w:r>
      <w:r w:rsidR="003E3C1A" w:rsidRPr="00BB241F">
        <w:rPr>
          <w:rFonts w:ascii="Cambria" w:hAnsi="Cambria"/>
        </w:rPr>
        <w:t>The only other</w:t>
      </w:r>
      <w:r w:rsidR="00371AF7" w:rsidRPr="00BB241F">
        <w:rPr>
          <w:rFonts w:ascii="Cambria" w:hAnsi="Cambria"/>
        </w:rPr>
        <w:t xml:space="preserve"> well-supported</w:t>
      </w:r>
      <w:r w:rsidR="003E3C1A" w:rsidRPr="00BB241F">
        <w:rPr>
          <w:rFonts w:ascii="Cambria" w:hAnsi="Cambria"/>
        </w:rPr>
        <w:t xml:space="preserve"> shift between</w:t>
      </w:r>
      <w:r w:rsidR="00731326" w:rsidRPr="00BB241F">
        <w:rPr>
          <w:rFonts w:ascii="Cambria" w:hAnsi="Cambria"/>
        </w:rPr>
        <w:t xml:space="preserve"> Australia and nearby regions</w:t>
      </w:r>
      <w:r w:rsidR="00AD7B46" w:rsidRPr="00BB241F">
        <w:rPr>
          <w:rFonts w:ascii="Cambria" w:hAnsi="Cambria"/>
        </w:rPr>
        <w:t xml:space="preserve"> </w:t>
      </w:r>
      <w:r w:rsidR="004570C9" w:rsidRPr="00BB241F">
        <w:rPr>
          <w:rFonts w:ascii="Cambria" w:hAnsi="Cambria"/>
        </w:rPr>
        <w:t xml:space="preserve">occurred </w:t>
      </w:r>
      <w:r w:rsidR="003E3C1A" w:rsidRPr="00BB241F">
        <w:rPr>
          <w:rFonts w:ascii="Cambria" w:hAnsi="Cambria"/>
        </w:rPr>
        <w:t xml:space="preserve">much more recently in </w:t>
      </w:r>
      <w:proofErr w:type="spellStart"/>
      <w:r w:rsidR="003E3C1A" w:rsidRPr="00BB241F">
        <w:rPr>
          <w:rFonts w:ascii="Cambria" w:hAnsi="Cambria"/>
        </w:rPr>
        <w:t>CYsp</w:t>
      </w:r>
      <w:proofErr w:type="spellEnd"/>
      <w:r w:rsidR="003E3C1A" w:rsidRPr="00BB241F">
        <w:rPr>
          <w:rFonts w:ascii="Cambria" w:hAnsi="Cambria"/>
        </w:rPr>
        <w:t xml:space="preserve"> </w:t>
      </w:r>
      <w:r w:rsidR="008F3C96" w:rsidRPr="00BB241F">
        <w:rPr>
          <w:rFonts w:ascii="Cambria" w:hAnsi="Cambria"/>
        </w:rPr>
        <w:t xml:space="preserve">in the </w:t>
      </w:r>
      <w:r w:rsidR="00F5609B" w:rsidRPr="00BB241F">
        <w:rPr>
          <w:rFonts w:ascii="Cambria" w:hAnsi="Cambria"/>
          <w:i/>
        </w:rPr>
        <w:t>G. a</w:t>
      </w:r>
      <w:r w:rsidR="008F3C96" w:rsidRPr="00BB241F">
        <w:rPr>
          <w:rFonts w:ascii="Cambria" w:hAnsi="Cambria"/>
          <w:i/>
        </w:rPr>
        <w:t>us</w:t>
      </w:r>
      <w:r w:rsidR="00F5609B" w:rsidRPr="00BB241F">
        <w:rPr>
          <w:rFonts w:ascii="Cambria" w:hAnsi="Cambria"/>
          <w:i/>
        </w:rPr>
        <w:t>t</w:t>
      </w:r>
      <w:r w:rsidR="008F3C96" w:rsidRPr="00BB241F">
        <w:rPr>
          <w:rFonts w:ascii="Cambria" w:hAnsi="Cambria"/>
          <w:i/>
        </w:rPr>
        <w:t xml:space="preserve">ralis </w:t>
      </w:r>
      <w:r w:rsidR="008F3C96" w:rsidRPr="00BB241F">
        <w:rPr>
          <w:rFonts w:ascii="Cambria" w:hAnsi="Cambria"/>
        </w:rPr>
        <w:t xml:space="preserve">group </w:t>
      </w:r>
      <w:r w:rsidR="003E3C1A" w:rsidRPr="00BB241F">
        <w:rPr>
          <w:rFonts w:ascii="Cambria" w:hAnsi="Cambria"/>
        </w:rPr>
        <w:t>and invol</w:t>
      </w:r>
      <w:r w:rsidR="000C1E12" w:rsidRPr="00BB241F">
        <w:rPr>
          <w:rFonts w:ascii="Cambria" w:hAnsi="Cambria"/>
        </w:rPr>
        <w:t>v</w:t>
      </w:r>
      <w:r w:rsidR="003E3C1A" w:rsidRPr="00BB241F">
        <w:rPr>
          <w:rFonts w:ascii="Cambria" w:hAnsi="Cambria"/>
        </w:rPr>
        <w:t>es a species that occurs across both Australia and</w:t>
      </w:r>
      <w:r w:rsidR="00C95A93" w:rsidRPr="00BB241F">
        <w:rPr>
          <w:rFonts w:ascii="Cambria" w:hAnsi="Cambria"/>
        </w:rPr>
        <w:t xml:space="preserve"> the savannahs of</w:t>
      </w:r>
      <w:r w:rsidR="003E3C1A" w:rsidRPr="00BB241F">
        <w:rPr>
          <w:rFonts w:ascii="Cambria" w:hAnsi="Cambria"/>
        </w:rPr>
        <w:t xml:space="preserve"> far southern New Guinea</w:t>
      </w:r>
      <w:r w:rsidR="00250673" w:rsidRPr="00BB241F">
        <w:rPr>
          <w:rFonts w:ascii="Cambria" w:hAnsi="Cambria"/>
        </w:rPr>
        <w:t xml:space="preserve">, </w:t>
      </w:r>
      <w:r w:rsidR="00C95A93" w:rsidRPr="00BB241F">
        <w:rPr>
          <w:rFonts w:ascii="Cambria" w:hAnsi="Cambria"/>
        </w:rPr>
        <w:t>with the</w:t>
      </w:r>
      <w:r w:rsidR="00250673" w:rsidRPr="00BB241F">
        <w:rPr>
          <w:rFonts w:ascii="Cambria" w:hAnsi="Cambria"/>
        </w:rPr>
        <w:t xml:space="preserve"> inferred shift</w:t>
      </w:r>
      <w:r w:rsidR="00C95A93" w:rsidRPr="00BB241F">
        <w:rPr>
          <w:rFonts w:ascii="Cambria" w:hAnsi="Cambria"/>
        </w:rPr>
        <w:t xml:space="preserve"> being</w:t>
      </w:r>
      <w:r w:rsidR="00371AF7" w:rsidRPr="00BB241F">
        <w:rPr>
          <w:rFonts w:ascii="Cambria" w:hAnsi="Cambria"/>
        </w:rPr>
        <w:t xml:space="preserve"> </w:t>
      </w:r>
      <w:r w:rsidR="008F3C96" w:rsidRPr="00BB241F">
        <w:rPr>
          <w:rFonts w:ascii="Cambria" w:hAnsi="Cambria"/>
        </w:rPr>
        <w:t>robustly</w:t>
      </w:r>
      <w:r w:rsidR="007542D9" w:rsidRPr="00BB241F">
        <w:rPr>
          <w:rFonts w:ascii="Cambria" w:hAnsi="Cambria"/>
        </w:rPr>
        <w:t xml:space="preserve"> inferred to be </w:t>
      </w:r>
      <w:r w:rsidR="00250673" w:rsidRPr="00BB241F">
        <w:rPr>
          <w:rFonts w:ascii="Cambria" w:hAnsi="Cambria"/>
        </w:rPr>
        <w:t>out</w:t>
      </w:r>
      <w:r w:rsidR="00B0173D" w:rsidRPr="00BB241F">
        <w:rPr>
          <w:rFonts w:ascii="Cambria" w:hAnsi="Cambria"/>
        </w:rPr>
        <w:t xml:space="preserve"> of Australia</w:t>
      </w:r>
      <w:r w:rsidR="003E3C1A" w:rsidRPr="00BB241F">
        <w:rPr>
          <w:rFonts w:ascii="Cambria" w:hAnsi="Cambria"/>
        </w:rPr>
        <w:t>.</w:t>
      </w:r>
      <w:r w:rsidR="00AD7B46" w:rsidRPr="00BB241F">
        <w:rPr>
          <w:rFonts w:ascii="Cambria" w:hAnsi="Cambria"/>
        </w:rPr>
        <w:t xml:space="preserve"> </w:t>
      </w:r>
    </w:p>
    <w:p w14:paraId="5C2138DB" w14:textId="54A43518" w:rsidR="00FC7354" w:rsidRPr="00BB241F" w:rsidRDefault="00A7718B" w:rsidP="00B10B84">
      <w:pPr>
        <w:spacing w:line="360" w:lineRule="auto"/>
        <w:rPr>
          <w:rFonts w:ascii="Cambria" w:hAnsi="Cambria"/>
        </w:rPr>
      </w:pPr>
      <w:r w:rsidRPr="00BB241F">
        <w:rPr>
          <w:rFonts w:ascii="Cambria" w:hAnsi="Cambria"/>
        </w:rPr>
        <w:tab/>
      </w:r>
      <w:r w:rsidR="00250673" w:rsidRPr="00BB241F">
        <w:rPr>
          <w:rFonts w:ascii="Cambria" w:hAnsi="Cambria"/>
        </w:rPr>
        <w:t xml:space="preserve">The Markov-Jumps shift counts result in slightly higher average numbers of shifts, due to a scattering of low-probability shifts occurring in any single MCMC sample; these are </w:t>
      </w:r>
      <w:r w:rsidR="003B6913" w:rsidRPr="00BB241F">
        <w:rPr>
          <w:rFonts w:ascii="Cambria" w:hAnsi="Cambria"/>
        </w:rPr>
        <w:t>distributed</w:t>
      </w:r>
      <w:r w:rsidR="00250673" w:rsidRPr="00BB241F">
        <w:rPr>
          <w:rFonts w:ascii="Cambria" w:hAnsi="Cambria"/>
        </w:rPr>
        <w:t xml:space="preserve"> </w:t>
      </w:r>
      <w:r w:rsidR="002940AC" w:rsidRPr="00BB241F">
        <w:rPr>
          <w:rFonts w:ascii="Cambria" w:hAnsi="Cambria"/>
        </w:rPr>
        <w:t>across</w:t>
      </w:r>
      <w:r w:rsidR="00250673" w:rsidRPr="00BB241F">
        <w:rPr>
          <w:rFonts w:ascii="Cambria" w:hAnsi="Cambria"/>
        </w:rPr>
        <w:t xml:space="preserve"> different branches in different samples </w:t>
      </w:r>
      <w:r w:rsidR="00E3189B" w:rsidRPr="00BB241F">
        <w:rPr>
          <w:rFonts w:ascii="Cambria" w:hAnsi="Cambria"/>
        </w:rPr>
        <w:t xml:space="preserve">(always at low probability) </w:t>
      </w:r>
      <w:r w:rsidR="00250673" w:rsidRPr="00BB241F">
        <w:rPr>
          <w:rFonts w:ascii="Cambria" w:hAnsi="Cambria"/>
        </w:rPr>
        <w:t xml:space="preserve">and </w:t>
      </w:r>
      <w:r w:rsidR="00DA56BC" w:rsidRPr="00BB241F">
        <w:rPr>
          <w:rFonts w:ascii="Cambria" w:hAnsi="Cambria"/>
        </w:rPr>
        <w:t xml:space="preserve">thus </w:t>
      </w:r>
      <w:r w:rsidR="00250673" w:rsidRPr="00BB241F">
        <w:rPr>
          <w:rFonts w:ascii="Cambria" w:hAnsi="Cambria"/>
        </w:rPr>
        <w:t xml:space="preserve">do not </w:t>
      </w:r>
      <w:r w:rsidR="00D01CEA" w:rsidRPr="00BB241F">
        <w:rPr>
          <w:rFonts w:ascii="Cambria" w:hAnsi="Cambria"/>
        </w:rPr>
        <w:t xml:space="preserve">appear </w:t>
      </w:r>
      <w:r w:rsidR="00250673" w:rsidRPr="00BB241F">
        <w:rPr>
          <w:rFonts w:ascii="Cambria" w:hAnsi="Cambria"/>
        </w:rPr>
        <w:t>in the consensus ancestral reconstructions.</w:t>
      </w:r>
      <w:r w:rsidR="00D80FDC" w:rsidRPr="00BB241F">
        <w:rPr>
          <w:rFonts w:ascii="Cambria" w:hAnsi="Cambria"/>
        </w:rPr>
        <w:t xml:space="preserve"> </w:t>
      </w:r>
      <w:r w:rsidR="002940AC" w:rsidRPr="00BB241F">
        <w:rPr>
          <w:rFonts w:ascii="Cambria" w:hAnsi="Cambria"/>
        </w:rPr>
        <w:t>A</w:t>
      </w:r>
      <w:r w:rsidR="00250673" w:rsidRPr="00BB241F">
        <w:rPr>
          <w:rFonts w:ascii="Cambria" w:hAnsi="Cambria"/>
        </w:rPr>
        <w:t xml:space="preserve">ncestral </w:t>
      </w:r>
      <w:del w:id="22" w:author="Nicholas Matzke" w:date="2025-09-06T12:23:00Z" w16du:dateUtc="2025-09-06T00:23:00Z">
        <w:r w:rsidR="00250673" w:rsidRPr="00BB241F" w:rsidDel="008B3E73">
          <w:rPr>
            <w:rFonts w:ascii="Cambria" w:hAnsi="Cambria"/>
          </w:rPr>
          <w:delText xml:space="preserve">reconstructions </w:delText>
        </w:r>
      </w:del>
      <w:ins w:id="23" w:author="Nicholas Matzke" w:date="2025-09-06T12:23:00Z" w16du:dateUtc="2025-09-06T00:23:00Z">
        <w:r w:rsidR="008B3E73">
          <w:rPr>
            <w:rFonts w:ascii="Cambria" w:hAnsi="Cambria"/>
          </w:rPr>
          <w:t>range estimates</w:t>
        </w:r>
        <w:r w:rsidR="008B3E73" w:rsidRPr="00BB241F">
          <w:rPr>
            <w:rFonts w:ascii="Cambria" w:hAnsi="Cambria"/>
          </w:rPr>
          <w:t xml:space="preserve"> </w:t>
        </w:r>
      </w:ins>
      <w:r w:rsidR="00250673" w:rsidRPr="00BB241F">
        <w:rPr>
          <w:rFonts w:ascii="Cambria" w:hAnsi="Cambria"/>
        </w:rPr>
        <w:t xml:space="preserve">on the </w:t>
      </w:r>
      <w:r w:rsidR="000C1E12" w:rsidRPr="00BB241F">
        <w:rPr>
          <w:rFonts w:ascii="Cambria" w:hAnsi="Cambria"/>
        </w:rPr>
        <w:t>detailed</w:t>
      </w:r>
      <w:r w:rsidR="003E3C1A" w:rsidRPr="00BB241F">
        <w:rPr>
          <w:rFonts w:ascii="Cambria" w:hAnsi="Cambria"/>
        </w:rPr>
        <w:t xml:space="preserve"> 6-state analysis </w:t>
      </w:r>
      <w:r w:rsidR="003235B7" w:rsidRPr="00BB241F">
        <w:rPr>
          <w:rFonts w:ascii="Cambria" w:hAnsi="Cambria"/>
        </w:rPr>
        <w:t xml:space="preserve">infer </w:t>
      </w:r>
      <w:r w:rsidR="00D80FDC" w:rsidRPr="00BB241F">
        <w:rPr>
          <w:rFonts w:ascii="Cambria" w:hAnsi="Cambria"/>
        </w:rPr>
        <w:t>~</w:t>
      </w:r>
      <w:r w:rsidR="00250673" w:rsidRPr="00BB241F">
        <w:rPr>
          <w:rFonts w:ascii="Cambria" w:hAnsi="Cambria"/>
        </w:rPr>
        <w:t xml:space="preserve">2.8 </w:t>
      </w:r>
      <w:r w:rsidR="00F91578" w:rsidRPr="00BB241F">
        <w:rPr>
          <w:rFonts w:ascii="Cambria" w:hAnsi="Cambria"/>
        </w:rPr>
        <w:t xml:space="preserve">shifts between Australia and </w:t>
      </w:r>
      <w:r w:rsidR="003235B7" w:rsidRPr="00BB241F">
        <w:rPr>
          <w:rFonts w:ascii="Cambria" w:hAnsi="Cambria"/>
        </w:rPr>
        <w:t>i</w:t>
      </w:r>
      <w:r w:rsidR="00F91578" w:rsidRPr="00BB241F">
        <w:rPr>
          <w:rFonts w:ascii="Cambria" w:hAnsi="Cambria"/>
        </w:rPr>
        <w:t>sland</w:t>
      </w:r>
      <w:r w:rsidR="00250673" w:rsidRPr="00BB241F">
        <w:rPr>
          <w:rFonts w:ascii="Cambria" w:hAnsi="Cambria"/>
        </w:rPr>
        <w:t>s</w:t>
      </w:r>
      <w:r w:rsidR="00F91578" w:rsidRPr="00BB241F">
        <w:rPr>
          <w:rFonts w:ascii="Cambria" w:hAnsi="Cambria"/>
        </w:rPr>
        <w:t xml:space="preserve"> to the north</w:t>
      </w:r>
      <w:r w:rsidR="00D80FDC" w:rsidRPr="00BB241F">
        <w:rPr>
          <w:rFonts w:ascii="Cambria" w:hAnsi="Cambria"/>
        </w:rPr>
        <w:t>, and 1.9 shifts from islands into Australia.</w:t>
      </w:r>
      <w:r w:rsidR="000C1E12" w:rsidRPr="00BB241F">
        <w:rPr>
          <w:rFonts w:ascii="Cambria" w:hAnsi="Cambria"/>
        </w:rPr>
        <w:t xml:space="preserve"> </w:t>
      </w:r>
      <w:r w:rsidR="00D80FDC" w:rsidRPr="00BB241F">
        <w:rPr>
          <w:rFonts w:ascii="Cambria" w:hAnsi="Cambria"/>
        </w:rPr>
        <w:t>In contrast</w:t>
      </w:r>
      <w:r w:rsidR="003235B7" w:rsidRPr="00BB241F">
        <w:rPr>
          <w:rFonts w:ascii="Cambria" w:hAnsi="Cambria"/>
        </w:rPr>
        <w:t>,</w:t>
      </w:r>
      <w:r w:rsidR="000B45FD" w:rsidRPr="00BB241F">
        <w:rPr>
          <w:rFonts w:ascii="Cambria" w:hAnsi="Cambria"/>
        </w:rPr>
        <w:t xml:space="preserve"> at least</w:t>
      </w:r>
      <w:r w:rsidR="00D80FDC" w:rsidRPr="00BB241F">
        <w:rPr>
          <w:rFonts w:ascii="Cambria" w:hAnsi="Cambria"/>
        </w:rPr>
        <w:t xml:space="preserve"> </w:t>
      </w:r>
      <w:r w:rsidR="00FC7354" w:rsidRPr="00BB241F">
        <w:rPr>
          <w:rFonts w:ascii="Cambria" w:hAnsi="Cambria"/>
        </w:rPr>
        <w:t>1</w:t>
      </w:r>
      <w:r w:rsidR="00091939" w:rsidRPr="00BB241F">
        <w:rPr>
          <w:rFonts w:ascii="Cambria" w:hAnsi="Cambria"/>
        </w:rPr>
        <w:t>2</w:t>
      </w:r>
      <w:r w:rsidR="00FC7354" w:rsidRPr="00BB241F">
        <w:rPr>
          <w:rFonts w:ascii="Cambria" w:hAnsi="Cambria"/>
        </w:rPr>
        <w:t>.</w:t>
      </w:r>
      <w:r w:rsidR="00091939" w:rsidRPr="00BB241F">
        <w:rPr>
          <w:rFonts w:ascii="Cambria" w:hAnsi="Cambria"/>
        </w:rPr>
        <w:t>3</w:t>
      </w:r>
      <w:r w:rsidR="0048386C" w:rsidRPr="00BB241F">
        <w:rPr>
          <w:rFonts w:ascii="Cambria" w:hAnsi="Cambria"/>
        </w:rPr>
        <w:t xml:space="preserve"> </w:t>
      </w:r>
      <w:r w:rsidR="003E3C1A" w:rsidRPr="00BB241F">
        <w:rPr>
          <w:rFonts w:ascii="Cambria" w:hAnsi="Cambria"/>
        </w:rPr>
        <w:t>dispersal</w:t>
      </w:r>
      <w:r w:rsidR="000C1E12" w:rsidRPr="00BB241F">
        <w:rPr>
          <w:rFonts w:ascii="Cambria" w:hAnsi="Cambria"/>
        </w:rPr>
        <w:t>s</w:t>
      </w:r>
      <w:r w:rsidR="003E3C1A" w:rsidRPr="00BB241F">
        <w:rPr>
          <w:rFonts w:ascii="Cambria" w:hAnsi="Cambria"/>
        </w:rPr>
        <w:t xml:space="preserve"> between </w:t>
      </w:r>
      <w:r w:rsidR="000C1E12" w:rsidRPr="00BB241F">
        <w:rPr>
          <w:rFonts w:ascii="Cambria" w:hAnsi="Cambria"/>
        </w:rPr>
        <w:t>island systems to the</w:t>
      </w:r>
      <w:r w:rsidR="003E3C1A" w:rsidRPr="00BB241F">
        <w:rPr>
          <w:rFonts w:ascii="Cambria" w:hAnsi="Cambria"/>
        </w:rPr>
        <w:t xml:space="preserve"> north of Australia</w:t>
      </w:r>
      <w:r w:rsidR="000B45FD" w:rsidRPr="00BB241F">
        <w:rPr>
          <w:rFonts w:ascii="Cambria" w:hAnsi="Cambria"/>
        </w:rPr>
        <w:t xml:space="preserve"> </w:t>
      </w:r>
      <w:r w:rsidR="007A72A2" w:rsidRPr="00BB241F">
        <w:rPr>
          <w:rFonts w:ascii="Cambria" w:hAnsi="Cambria"/>
        </w:rPr>
        <w:t xml:space="preserve">that have likely never been connected by land </w:t>
      </w:r>
      <w:r w:rsidR="000B45FD" w:rsidRPr="00BB241F">
        <w:rPr>
          <w:rFonts w:ascii="Cambria" w:hAnsi="Cambria"/>
        </w:rPr>
        <w:t>are inferred</w:t>
      </w:r>
      <w:r w:rsidR="003E3C1A" w:rsidRPr="00BB241F">
        <w:rPr>
          <w:rFonts w:ascii="Cambria" w:hAnsi="Cambria"/>
        </w:rPr>
        <w:t xml:space="preserve">, </w:t>
      </w:r>
      <w:r w:rsidR="002940AC" w:rsidRPr="00BB241F">
        <w:rPr>
          <w:rFonts w:ascii="Cambria" w:hAnsi="Cambria"/>
        </w:rPr>
        <w:t>with the most frequent shift</w:t>
      </w:r>
      <w:r w:rsidR="00091939" w:rsidRPr="00BB241F">
        <w:rPr>
          <w:rFonts w:ascii="Cambria" w:hAnsi="Cambria"/>
        </w:rPr>
        <w:t>s</w:t>
      </w:r>
      <w:r w:rsidR="002940AC" w:rsidRPr="00BB241F">
        <w:rPr>
          <w:rFonts w:ascii="Cambria" w:hAnsi="Cambria"/>
        </w:rPr>
        <w:t xml:space="preserve"> being</w:t>
      </w:r>
      <w:r w:rsidR="000C1E12" w:rsidRPr="00BB241F">
        <w:rPr>
          <w:rFonts w:ascii="Cambria" w:hAnsi="Cambria"/>
        </w:rPr>
        <w:t xml:space="preserve"> from East Melanesia</w:t>
      </w:r>
      <w:r w:rsidR="00091939" w:rsidRPr="00BB241F">
        <w:rPr>
          <w:rFonts w:ascii="Cambria" w:hAnsi="Cambria"/>
        </w:rPr>
        <w:t xml:space="preserve"> into New Guinea</w:t>
      </w:r>
      <w:r w:rsidR="00C86C4F" w:rsidRPr="00BB241F">
        <w:rPr>
          <w:rFonts w:ascii="Cambria" w:hAnsi="Cambria"/>
        </w:rPr>
        <w:t>,</w:t>
      </w:r>
      <w:r w:rsidR="002940AC" w:rsidRPr="00BB241F">
        <w:rPr>
          <w:rFonts w:ascii="Cambria" w:hAnsi="Cambria"/>
        </w:rPr>
        <w:t xml:space="preserve"> and from</w:t>
      </w:r>
      <w:r w:rsidR="000C1E12" w:rsidRPr="00BB241F">
        <w:rPr>
          <w:rFonts w:ascii="Cambria" w:hAnsi="Cambria"/>
        </w:rPr>
        <w:t xml:space="preserve"> New Guinea </w:t>
      </w:r>
      <w:r w:rsidR="00091939" w:rsidRPr="00BB241F">
        <w:rPr>
          <w:rFonts w:ascii="Cambria" w:hAnsi="Cambria"/>
        </w:rPr>
        <w:t>into</w:t>
      </w:r>
      <w:r w:rsidR="000C1E12" w:rsidRPr="00BB241F">
        <w:rPr>
          <w:rFonts w:ascii="Cambria" w:hAnsi="Cambria"/>
        </w:rPr>
        <w:t xml:space="preserve"> East Melanesia and Wallacea</w:t>
      </w:r>
      <w:r w:rsidR="00F36329" w:rsidRPr="00BB241F">
        <w:rPr>
          <w:rFonts w:ascii="Cambria" w:hAnsi="Cambria"/>
        </w:rPr>
        <w:t>.</w:t>
      </w:r>
      <w:r w:rsidR="0048386C" w:rsidRPr="00BB241F">
        <w:rPr>
          <w:rFonts w:ascii="Cambria" w:hAnsi="Cambria"/>
        </w:rPr>
        <w:t xml:space="preserve"> </w:t>
      </w:r>
    </w:p>
    <w:p w14:paraId="2AB6B3F0" w14:textId="77777777" w:rsidR="00B50091" w:rsidRPr="00BB241F" w:rsidRDefault="00B50091" w:rsidP="00B10B84">
      <w:pPr>
        <w:spacing w:line="360" w:lineRule="auto"/>
        <w:rPr>
          <w:rFonts w:ascii="Cambria" w:hAnsi="Cambria"/>
          <w:i/>
          <w:iCs/>
        </w:rPr>
      </w:pPr>
    </w:p>
    <w:p w14:paraId="69921E24" w14:textId="5A1D0808" w:rsidR="00D04E47" w:rsidRPr="00BB241F" w:rsidRDefault="00D04E47" w:rsidP="00B10B84">
      <w:pPr>
        <w:spacing w:line="360" w:lineRule="auto"/>
        <w:rPr>
          <w:rFonts w:ascii="Cambria" w:hAnsi="Cambria"/>
          <w:i/>
          <w:iCs/>
        </w:rPr>
      </w:pPr>
      <w:r w:rsidRPr="00BB241F">
        <w:rPr>
          <w:rFonts w:ascii="Cambria" w:hAnsi="Cambria"/>
          <w:i/>
          <w:iCs/>
        </w:rPr>
        <w:t>Body size</w:t>
      </w:r>
    </w:p>
    <w:p w14:paraId="50C5CDCB" w14:textId="77777777" w:rsidR="009B5E18" w:rsidRPr="00BB241F" w:rsidRDefault="009B5E18" w:rsidP="00B10B84">
      <w:pPr>
        <w:spacing w:line="360" w:lineRule="auto"/>
        <w:rPr>
          <w:rFonts w:ascii="Cambria" w:hAnsi="Cambria"/>
        </w:rPr>
      </w:pPr>
    </w:p>
    <w:p w14:paraId="741DAF58" w14:textId="513EBED8" w:rsidR="0036332C" w:rsidRPr="00BB241F" w:rsidRDefault="0036332C" w:rsidP="00B10B84">
      <w:pPr>
        <w:spacing w:line="360" w:lineRule="auto"/>
        <w:rPr>
          <w:rFonts w:ascii="Cambria" w:hAnsi="Cambria"/>
        </w:rPr>
      </w:pPr>
      <w:r w:rsidRPr="00BB241F">
        <w:rPr>
          <w:rFonts w:ascii="Cambria" w:hAnsi="Cambria"/>
        </w:rPr>
        <w:t>The relaxed OU analyses</w:t>
      </w:r>
      <w:r w:rsidR="00BA765D" w:rsidRPr="00BB241F">
        <w:rPr>
          <w:rFonts w:ascii="Cambria" w:hAnsi="Cambria"/>
        </w:rPr>
        <w:t xml:space="preserve"> on the </w:t>
      </w:r>
      <w:proofErr w:type="spellStart"/>
      <w:r w:rsidR="00387D73" w:rsidRPr="00BB241F">
        <w:rPr>
          <w:rFonts w:ascii="Cambria" w:hAnsi="Cambria"/>
        </w:rPr>
        <w:t>Star</w:t>
      </w:r>
      <w:r w:rsidR="00BA765D" w:rsidRPr="00BB241F">
        <w:rPr>
          <w:rFonts w:ascii="Cambria" w:hAnsi="Cambria"/>
        </w:rPr>
        <w:t>BEAST</w:t>
      </w:r>
      <w:proofErr w:type="spellEnd"/>
      <w:r w:rsidR="00BA765D" w:rsidRPr="00BB241F">
        <w:rPr>
          <w:rFonts w:ascii="Cambria" w:hAnsi="Cambria"/>
        </w:rPr>
        <w:t xml:space="preserve"> phylogeny</w:t>
      </w:r>
      <w:r w:rsidRPr="00BB241F">
        <w:rPr>
          <w:rFonts w:ascii="Cambria" w:hAnsi="Cambria"/>
        </w:rPr>
        <w:t xml:space="preserve"> found the biggest shift in body optima between the </w:t>
      </w:r>
      <w:r w:rsidR="00E06D87" w:rsidRPr="00BB241F">
        <w:rPr>
          <w:rFonts w:ascii="Cambria" w:hAnsi="Cambria"/>
        </w:rPr>
        <w:t xml:space="preserve">clade comprising the </w:t>
      </w:r>
      <w:r w:rsidR="00EF3DF9" w:rsidRPr="00BB241F">
        <w:rPr>
          <w:rFonts w:ascii="Cambria" w:hAnsi="Cambria"/>
          <w:i/>
          <w:iCs/>
        </w:rPr>
        <w:t xml:space="preserve">G. </w:t>
      </w:r>
      <w:proofErr w:type="spellStart"/>
      <w:r w:rsidR="00E06D87" w:rsidRPr="00BB241F">
        <w:rPr>
          <w:rFonts w:ascii="Cambria" w:hAnsi="Cambria"/>
          <w:i/>
          <w:iCs/>
        </w:rPr>
        <w:t>vorax</w:t>
      </w:r>
      <w:proofErr w:type="spellEnd"/>
      <w:r w:rsidR="00C95A93" w:rsidRPr="00BB241F">
        <w:rPr>
          <w:rFonts w:ascii="Cambria" w:hAnsi="Cambria"/>
        </w:rPr>
        <w:t xml:space="preserve"> (East Melanesia)</w:t>
      </w:r>
      <w:r w:rsidR="00E06D87" w:rsidRPr="00BB241F">
        <w:rPr>
          <w:rFonts w:ascii="Cambria" w:hAnsi="Cambria"/>
        </w:rPr>
        <w:t xml:space="preserve"> </w:t>
      </w:r>
      <w:r w:rsidR="007A5E02" w:rsidRPr="00BB241F">
        <w:rPr>
          <w:rFonts w:ascii="Cambria" w:hAnsi="Cambria"/>
        </w:rPr>
        <w:t xml:space="preserve">plus </w:t>
      </w:r>
      <w:r w:rsidR="00EF3DF9" w:rsidRPr="00BB241F">
        <w:rPr>
          <w:rFonts w:ascii="Cambria" w:hAnsi="Cambria"/>
          <w:i/>
          <w:iCs/>
        </w:rPr>
        <w:t xml:space="preserve">G. </w:t>
      </w:r>
      <w:proofErr w:type="spellStart"/>
      <w:r w:rsidR="00E06D87" w:rsidRPr="00BB241F">
        <w:rPr>
          <w:rFonts w:ascii="Cambria" w:hAnsi="Cambria"/>
          <w:i/>
          <w:iCs/>
        </w:rPr>
        <w:t>membran</w:t>
      </w:r>
      <w:r w:rsidR="003235B7" w:rsidRPr="00BB241F">
        <w:rPr>
          <w:rFonts w:ascii="Cambria" w:hAnsi="Cambria"/>
          <w:i/>
          <w:iCs/>
        </w:rPr>
        <w:t>a</w:t>
      </w:r>
      <w:r w:rsidR="00E06D87" w:rsidRPr="00BB241F">
        <w:rPr>
          <w:rFonts w:ascii="Cambria" w:hAnsi="Cambria"/>
          <w:i/>
          <w:iCs/>
        </w:rPr>
        <w:t>cruralis</w:t>
      </w:r>
      <w:proofErr w:type="spellEnd"/>
      <w:r w:rsidR="00C95A93" w:rsidRPr="00BB241F">
        <w:rPr>
          <w:rFonts w:ascii="Cambria" w:hAnsi="Cambria"/>
        </w:rPr>
        <w:t xml:space="preserve"> (New Guinea)</w:t>
      </w:r>
      <w:r w:rsidR="00E06D87" w:rsidRPr="00BB241F">
        <w:rPr>
          <w:rFonts w:ascii="Cambria" w:hAnsi="Cambria"/>
        </w:rPr>
        <w:t xml:space="preserve"> </w:t>
      </w:r>
      <w:r w:rsidR="00EF3DF9" w:rsidRPr="00BB241F">
        <w:rPr>
          <w:rFonts w:ascii="Cambria" w:hAnsi="Cambria"/>
        </w:rPr>
        <w:t>groups</w:t>
      </w:r>
      <w:r w:rsidR="007A5E02" w:rsidRPr="00BB241F">
        <w:rPr>
          <w:rFonts w:ascii="Cambria" w:hAnsi="Cambria"/>
        </w:rPr>
        <w:t xml:space="preserve"> </w:t>
      </w:r>
      <w:r w:rsidRPr="00BB241F">
        <w:rPr>
          <w:rFonts w:ascii="Cambria" w:hAnsi="Cambria"/>
        </w:rPr>
        <w:t>and all other taxa</w:t>
      </w:r>
      <w:r w:rsidR="00831385" w:rsidRPr="00BB241F">
        <w:rPr>
          <w:rFonts w:ascii="Cambria" w:hAnsi="Cambria"/>
        </w:rPr>
        <w:t xml:space="preserve"> (Fig</w:t>
      </w:r>
      <w:r w:rsidR="0025200D" w:rsidRPr="00BB241F">
        <w:rPr>
          <w:rFonts w:ascii="Cambria" w:hAnsi="Cambria"/>
        </w:rPr>
        <w:t>.</w:t>
      </w:r>
      <w:r w:rsidR="00831385" w:rsidRPr="00BB241F">
        <w:rPr>
          <w:rFonts w:ascii="Cambria" w:hAnsi="Cambria"/>
        </w:rPr>
        <w:t xml:space="preserve"> S6)</w:t>
      </w:r>
      <w:r w:rsidRPr="00BB241F">
        <w:rPr>
          <w:rFonts w:ascii="Cambria" w:hAnsi="Cambria"/>
        </w:rPr>
        <w:t xml:space="preserve">. This is consistent with the larger body sizes observed in all members of </w:t>
      </w:r>
      <w:r w:rsidR="00E06D87" w:rsidRPr="00BB241F">
        <w:rPr>
          <w:rFonts w:ascii="Cambria" w:hAnsi="Cambria"/>
        </w:rPr>
        <w:t>these two species groups</w:t>
      </w:r>
      <w:r w:rsidR="00984908" w:rsidRPr="00BB241F">
        <w:rPr>
          <w:rFonts w:ascii="Cambria" w:hAnsi="Cambria"/>
        </w:rPr>
        <w:t xml:space="preserve"> (max SVL between 129</w:t>
      </w:r>
      <w:r w:rsidR="005532C4" w:rsidRPr="00BB241F">
        <w:rPr>
          <w:rFonts w:ascii="Cambria" w:hAnsi="Cambria"/>
        </w:rPr>
        <w:t>–</w:t>
      </w:r>
      <w:r w:rsidR="00984908" w:rsidRPr="00BB241F">
        <w:rPr>
          <w:rFonts w:ascii="Cambria" w:hAnsi="Cambria"/>
        </w:rPr>
        <w:t>155</w:t>
      </w:r>
      <w:r w:rsidR="003235B7" w:rsidRPr="00BB241F">
        <w:rPr>
          <w:rFonts w:ascii="Cambria" w:hAnsi="Cambria"/>
        </w:rPr>
        <w:t xml:space="preserve"> </w:t>
      </w:r>
      <w:r w:rsidR="00984908" w:rsidRPr="00BB241F">
        <w:rPr>
          <w:rFonts w:ascii="Cambria" w:hAnsi="Cambria"/>
        </w:rPr>
        <w:t>mm</w:t>
      </w:r>
      <w:r w:rsidR="00C86C4F" w:rsidRPr="00BB241F">
        <w:rPr>
          <w:rFonts w:ascii="Cambria" w:hAnsi="Cambria"/>
        </w:rPr>
        <w:t>;</w:t>
      </w:r>
      <w:r w:rsidR="00BA765D" w:rsidRPr="00BB241F">
        <w:rPr>
          <w:rFonts w:ascii="Cambria" w:hAnsi="Cambria"/>
        </w:rPr>
        <w:t xml:space="preserve"> Fig</w:t>
      </w:r>
      <w:r w:rsidR="0025200D" w:rsidRPr="00BB241F">
        <w:rPr>
          <w:rFonts w:ascii="Cambria" w:hAnsi="Cambria"/>
        </w:rPr>
        <w:t>.</w:t>
      </w:r>
      <w:r w:rsidR="00BA765D" w:rsidRPr="00BB241F">
        <w:rPr>
          <w:rFonts w:ascii="Cambria" w:hAnsi="Cambria"/>
        </w:rPr>
        <w:t xml:space="preserve"> </w:t>
      </w:r>
      <w:r w:rsidR="007A72A2" w:rsidRPr="00BB241F">
        <w:rPr>
          <w:rFonts w:ascii="Cambria" w:hAnsi="Cambria"/>
        </w:rPr>
        <w:t>3</w:t>
      </w:r>
      <w:r w:rsidR="00984908" w:rsidRPr="00BB241F">
        <w:rPr>
          <w:rFonts w:ascii="Cambria" w:hAnsi="Cambria"/>
        </w:rPr>
        <w:t>)</w:t>
      </w:r>
      <w:r w:rsidRPr="00BB241F">
        <w:rPr>
          <w:rFonts w:ascii="Cambria" w:hAnsi="Cambria"/>
        </w:rPr>
        <w:t xml:space="preserve">. There was also a subtler increase </w:t>
      </w:r>
      <w:r w:rsidR="007A5E02" w:rsidRPr="00BB241F">
        <w:rPr>
          <w:rFonts w:ascii="Cambria" w:hAnsi="Cambria"/>
        </w:rPr>
        <w:t>with</w:t>
      </w:r>
      <w:r w:rsidRPr="00BB241F">
        <w:rPr>
          <w:rFonts w:ascii="Cambria" w:hAnsi="Cambria"/>
        </w:rPr>
        <w:t xml:space="preserve">in the </w:t>
      </w:r>
      <w:r w:rsidR="00316CB4" w:rsidRPr="00BB241F">
        <w:rPr>
          <w:rFonts w:ascii="Cambria" w:hAnsi="Cambria"/>
          <w:i/>
          <w:iCs/>
        </w:rPr>
        <w:t>G.</w:t>
      </w:r>
      <w:r w:rsidR="00316CB4" w:rsidRPr="00BB241F">
        <w:rPr>
          <w:rFonts w:ascii="Cambria" w:hAnsi="Cambria"/>
        </w:rPr>
        <w:t xml:space="preserve"> </w:t>
      </w:r>
      <w:proofErr w:type="spellStart"/>
      <w:r w:rsidR="00E06D87" w:rsidRPr="00BB241F">
        <w:rPr>
          <w:rFonts w:ascii="Cambria" w:hAnsi="Cambria"/>
          <w:i/>
          <w:iCs/>
        </w:rPr>
        <w:t>oceanica</w:t>
      </w:r>
      <w:proofErr w:type="spellEnd"/>
      <w:r w:rsidRPr="00BB241F">
        <w:rPr>
          <w:rFonts w:ascii="Cambria" w:hAnsi="Cambria"/>
        </w:rPr>
        <w:t xml:space="preserve"> </w:t>
      </w:r>
      <w:r w:rsidR="00E06D87" w:rsidRPr="00BB241F">
        <w:rPr>
          <w:rFonts w:ascii="Cambria" w:hAnsi="Cambria"/>
        </w:rPr>
        <w:t>group</w:t>
      </w:r>
      <w:r w:rsidRPr="00BB241F">
        <w:rPr>
          <w:rFonts w:ascii="Cambria" w:hAnsi="Cambria"/>
        </w:rPr>
        <w:t xml:space="preserve">, and nested within this clade, a further </w:t>
      </w:r>
      <w:r w:rsidRPr="00BB241F">
        <w:rPr>
          <w:rFonts w:ascii="Cambria" w:hAnsi="Cambria"/>
        </w:rPr>
        <w:lastRenderedPageBreak/>
        <w:t xml:space="preserve">increase in the lineage leading to </w:t>
      </w:r>
      <w:r w:rsidRPr="00BB241F">
        <w:rPr>
          <w:rFonts w:ascii="Cambria" w:hAnsi="Cambria"/>
          <w:i/>
          <w:iCs/>
        </w:rPr>
        <w:t>marginata</w:t>
      </w:r>
      <w:r w:rsidR="00C95A93" w:rsidRPr="00BB241F">
        <w:rPr>
          <w:rFonts w:ascii="Cambria" w:hAnsi="Cambria"/>
        </w:rPr>
        <w:t xml:space="preserve"> from Wallacea</w:t>
      </w:r>
      <w:r w:rsidR="00984908" w:rsidRPr="00BB241F">
        <w:rPr>
          <w:rFonts w:ascii="Cambria" w:hAnsi="Cambria"/>
        </w:rPr>
        <w:t xml:space="preserve"> (SVL 142</w:t>
      </w:r>
      <w:r w:rsidR="003235B7" w:rsidRPr="00BB241F">
        <w:rPr>
          <w:rFonts w:ascii="Cambria" w:hAnsi="Cambria"/>
        </w:rPr>
        <w:t xml:space="preserve"> </w:t>
      </w:r>
      <w:r w:rsidR="00984908" w:rsidRPr="00BB241F">
        <w:rPr>
          <w:rFonts w:ascii="Cambria" w:hAnsi="Cambria"/>
        </w:rPr>
        <w:t>mm)</w:t>
      </w:r>
      <w:r w:rsidRPr="00BB241F">
        <w:rPr>
          <w:rFonts w:ascii="Cambria" w:hAnsi="Cambria"/>
        </w:rPr>
        <w:t>.</w:t>
      </w:r>
      <w:r w:rsidR="00371AF7" w:rsidRPr="00BB241F">
        <w:rPr>
          <w:rFonts w:ascii="Cambria" w:hAnsi="Cambria"/>
        </w:rPr>
        <w:t xml:space="preserve"> The Australian lineages show no evidence of marked shifts in optima either when compared against each other or against the </w:t>
      </w:r>
      <w:r w:rsidR="00E228CB" w:rsidRPr="00BB241F">
        <w:rPr>
          <w:rFonts w:ascii="Cambria" w:hAnsi="Cambria"/>
        </w:rPr>
        <w:t xml:space="preserve">basal nodes </w:t>
      </w:r>
      <w:r w:rsidR="00371AF7" w:rsidRPr="00BB241F">
        <w:rPr>
          <w:rFonts w:ascii="Cambria" w:hAnsi="Cambria"/>
        </w:rPr>
        <w:t>for the genus.</w:t>
      </w:r>
    </w:p>
    <w:p w14:paraId="798A12A0" w14:textId="5D573BD7" w:rsidR="00A514E4" w:rsidRPr="00BB241F" w:rsidRDefault="00A514E4" w:rsidP="00B10B84">
      <w:pPr>
        <w:spacing w:line="360" w:lineRule="auto"/>
        <w:rPr>
          <w:rFonts w:ascii="Cambria" w:hAnsi="Cambria"/>
        </w:rPr>
      </w:pPr>
    </w:p>
    <w:p w14:paraId="1CB41AEE" w14:textId="77777777" w:rsidR="00BF37F3" w:rsidRPr="00BB241F" w:rsidRDefault="00BF37F3" w:rsidP="00B10B84">
      <w:pPr>
        <w:spacing w:line="360" w:lineRule="auto"/>
        <w:rPr>
          <w:rFonts w:ascii="Cambria" w:hAnsi="Cambria"/>
          <w:b/>
        </w:rPr>
      </w:pPr>
      <w:r w:rsidRPr="00BB241F">
        <w:rPr>
          <w:rFonts w:ascii="Cambria" w:hAnsi="Cambria"/>
          <w:b/>
        </w:rPr>
        <w:t>Discussion</w:t>
      </w:r>
    </w:p>
    <w:p w14:paraId="6BBD62F3" w14:textId="77777777" w:rsidR="00270AEF" w:rsidRPr="00BB241F" w:rsidRDefault="00270AEF" w:rsidP="00B10B84">
      <w:pPr>
        <w:spacing w:line="360" w:lineRule="auto"/>
        <w:rPr>
          <w:rFonts w:ascii="Cambria" w:hAnsi="Cambria"/>
        </w:rPr>
      </w:pPr>
    </w:p>
    <w:p w14:paraId="621EC6C3" w14:textId="48CFF77A" w:rsidR="00525365" w:rsidRPr="00BB241F" w:rsidRDefault="0091133D" w:rsidP="00B10B84">
      <w:pPr>
        <w:spacing w:line="360" w:lineRule="auto"/>
        <w:rPr>
          <w:rFonts w:ascii="Cambria" w:hAnsi="Cambria"/>
        </w:rPr>
      </w:pPr>
      <w:r w:rsidRPr="00BB241F">
        <w:rPr>
          <w:rFonts w:ascii="Cambria" w:hAnsi="Cambria"/>
        </w:rPr>
        <w:t xml:space="preserve">We present a phylogeny </w:t>
      </w:r>
      <w:r w:rsidR="00042CE8" w:rsidRPr="00BB241F">
        <w:rPr>
          <w:rFonts w:ascii="Cambria" w:hAnsi="Cambria"/>
        </w:rPr>
        <w:t xml:space="preserve">that includes </w:t>
      </w:r>
      <w:r w:rsidRPr="00BB241F">
        <w:rPr>
          <w:rFonts w:ascii="Cambria" w:hAnsi="Cambria"/>
        </w:rPr>
        <w:t xml:space="preserve">nearly all recognised species of Australasian </w:t>
      </w:r>
      <w:r w:rsidRPr="00BB241F">
        <w:rPr>
          <w:rFonts w:ascii="Cambria" w:hAnsi="Cambria"/>
          <w:i/>
          <w:iCs/>
        </w:rPr>
        <w:t>Gehyra</w:t>
      </w:r>
      <w:r w:rsidR="00CC3BAB" w:rsidRPr="00BB241F">
        <w:rPr>
          <w:rFonts w:ascii="Cambria" w:hAnsi="Cambria"/>
        </w:rPr>
        <w:t xml:space="preserve"> based </w:t>
      </w:r>
      <w:r w:rsidR="00303F58" w:rsidRPr="00BB241F">
        <w:rPr>
          <w:rFonts w:ascii="Cambria" w:hAnsi="Cambria"/>
        </w:rPr>
        <w:t xml:space="preserve">on </w:t>
      </w:r>
      <w:r w:rsidR="00CC3BAB" w:rsidRPr="00BB241F">
        <w:rPr>
          <w:rFonts w:ascii="Cambria" w:hAnsi="Cambria"/>
        </w:rPr>
        <w:t xml:space="preserve">a large </w:t>
      </w:r>
      <w:r w:rsidR="00BA765D" w:rsidRPr="00BB241F">
        <w:rPr>
          <w:rFonts w:ascii="Cambria" w:hAnsi="Cambria"/>
        </w:rPr>
        <w:t>(</w:t>
      </w:r>
      <w:r w:rsidR="00042CE8" w:rsidRPr="00BB241F">
        <w:rPr>
          <w:rFonts w:ascii="Cambria" w:hAnsi="Cambria"/>
        </w:rPr>
        <w:t>100-</w:t>
      </w:r>
      <w:r w:rsidR="00BA765D" w:rsidRPr="00BB241F">
        <w:rPr>
          <w:rFonts w:ascii="Cambria" w:hAnsi="Cambria"/>
        </w:rPr>
        <w:t xml:space="preserve">locus) </w:t>
      </w:r>
      <w:r w:rsidR="00CC3BAB" w:rsidRPr="00BB241F">
        <w:rPr>
          <w:rFonts w:ascii="Cambria" w:hAnsi="Cambria"/>
        </w:rPr>
        <w:t xml:space="preserve">nuclear gene dataset and </w:t>
      </w:r>
      <w:r w:rsidR="008D7B46" w:rsidRPr="00BB241F">
        <w:rPr>
          <w:rFonts w:ascii="Cambria" w:hAnsi="Cambria"/>
        </w:rPr>
        <w:t xml:space="preserve">concatenated as well as </w:t>
      </w:r>
      <w:r w:rsidR="00CC3BAB" w:rsidRPr="00BB241F">
        <w:rPr>
          <w:rFonts w:ascii="Cambria" w:hAnsi="Cambria"/>
        </w:rPr>
        <w:t>coalescent analyses.</w:t>
      </w:r>
      <w:r w:rsidRPr="00BB241F">
        <w:rPr>
          <w:rFonts w:ascii="Cambria" w:hAnsi="Cambria"/>
        </w:rPr>
        <w:t xml:space="preserve"> </w:t>
      </w:r>
      <w:r w:rsidR="00CC3BAB" w:rsidRPr="00BB241F">
        <w:rPr>
          <w:rFonts w:ascii="Cambria" w:hAnsi="Cambria"/>
        </w:rPr>
        <w:t>This phylogeny</w:t>
      </w:r>
      <w:r w:rsidRPr="00BB241F">
        <w:rPr>
          <w:rFonts w:ascii="Cambria" w:hAnsi="Cambria"/>
        </w:rPr>
        <w:t xml:space="preserve"> </w:t>
      </w:r>
      <w:r w:rsidR="00CC3BAB" w:rsidRPr="00BB241F">
        <w:rPr>
          <w:rFonts w:ascii="Cambria" w:hAnsi="Cambria"/>
        </w:rPr>
        <w:t>emphasise</w:t>
      </w:r>
      <w:r w:rsidR="00F50EF7" w:rsidRPr="00BB241F">
        <w:rPr>
          <w:rFonts w:ascii="Cambria" w:hAnsi="Cambria"/>
        </w:rPr>
        <w:t>s</w:t>
      </w:r>
      <w:r w:rsidR="00CC3BAB" w:rsidRPr="00BB241F">
        <w:rPr>
          <w:rFonts w:ascii="Cambria" w:hAnsi="Cambria"/>
        </w:rPr>
        <w:t xml:space="preserve"> that </w:t>
      </w:r>
      <w:r w:rsidR="00CC3BAB" w:rsidRPr="00BB241F">
        <w:rPr>
          <w:rFonts w:ascii="Cambria" w:hAnsi="Cambria"/>
          <w:i/>
          <w:iCs/>
        </w:rPr>
        <w:t>Gehyra</w:t>
      </w:r>
      <w:r w:rsidRPr="00BB241F">
        <w:rPr>
          <w:rFonts w:ascii="Cambria" w:hAnsi="Cambria"/>
        </w:rPr>
        <w:t xml:space="preserve"> radiations </w:t>
      </w:r>
      <w:r w:rsidR="008549FE" w:rsidRPr="00BB241F">
        <w:rPr>
          <w:rFonts w:ascii="Cambria" w:hAnsi="Cambria"/>
        </w:rPr>
        <w:t>from</w:t>
      </w:r>
      <w:r w:rsidRPr="00BB241F">
        <w:rPr>
          <w:rFonts w:ascii="Cambria" w:hAnsi="Cambria"/>
        </w:rPr>
        <w:t xml:space="preserve"> Australia are highly discrete from those </w:t>
      </w:r>
      <w:r w:rsidR="008549FE" w:rsidRPr="00BB241F">
        <w:rPr>
          <w:rFonts w:ascii="Cambria" w:hAnsi="Cambria"/>
        </w:rPr>
        <w:t>from</w:t>
      </w:r>
      <w:r w:rsidRPr="00BB241F">
        <w:rPr>
          <w:rFonts w:ascii="Cambria" w:hAnsi="Cambria"/>
        </w:rPr>
        <w:t xml:space="preserve"> </w:t>
      </w:r>
      <w:r w:rsidR="008549FE" w:rsidRPr="00BB241F">
        <w:rPr>
          <w:rFonts w:ascii="Cambria" w:hAnsi="Cambria"/>
        </w:rPr>
        <w:t xml:space="preserve">New Guinea and other islands of </w:t>
      </w:r>
      <w:r w:rsidR="00CC3BAB" w:rsidRPr="00BB241F">
        <w:rPr>
          <w:rFonts w:ascii="Cambria" w:hAnsi="Cambria"/>
        </w:rPr>
        <w:t>Melanesia</w:t>
      </w:r>
      <w:r w:rsidR="00387D73" w:rsidRPr="00BB241F">
        <w:rPr>
          <w:rFonts w:ascii="Cambria" w:hAnsi="Cambria"/>
        </w:rPr>
        <w:t>.</w:t>
      </w:r>
      <w:r w:rsidR="00186AFC" w:rsidRPr="00BB241F">
        <w:rPr>
          <w:rFonts w:ascii="Cambria" w:hAnsi="Cambria"/>
        </w:rPr>
        <w:t xml:space="preserve"> </w:t>
      </w:r>
      <w:r w:rsidR="00387D73" w:rsidRPr="00BB241F">
        <w:rPr>
          <w:rFonts w:ascii="Cambria" w:hAnsi="Cambria"/>
        </w:rPr>
        <w:t>Furthermore,</w:t>
      </w:r>
      <w:r w:rsidR="00186AFC" w:rsidRPr="00BB241F">
        <w:rPr>
          <w:rFonts w:ascii="Cambria" w:hAnsi="Cambria"/>
        </w:rPr>
        <w:t xml:space="preserve"> successful dispersal has been very rare</w:t>
      </w:r>
      <w:r w:rsidR="00CC3BAB" w:rsidRPr="00BB241F">
        <w:rPr>
          <w:rFonts w:ascii="Cambria" w:hAnsi="Cambria"/>
        </w:rPr>
        <w:t xml:space="preserve"> </w:t>
      </w:r>
      <w:r w:rsidR="00042CE8" w:rsidRPr="00BB241F">
        <w:rPr>
          <w:rFonts w:ascii="Cambria" w:hAnsi="Cambria"/>
        </w:rPr>
        <w:t xml:space="preserve">between these regions </w:t>
      </w:r>
      <w:r w:rsidR="00CC3BAB" w:rsidRPr="00BB241F">
        <w:rPr>
          <w:rFonts w:ascii="Cambria" w:hAnsi="Cambria"/>
        </w:rPr>
        <w:t>despite the</w:t>
      </w:r>
      <w:r w:rsidR="00042CE8" w:rsidRPr="00BB241F">
        <w:rPr>
          <w:rFonts w:ascii="Cambria" w:hAnsi="Cambria"/>
        </w:rPr>
        <w:t>ir</w:t>
      </w:r>
      <w:r w:rsidR="00CC3BAB" w:rsidRPr="00BB241F">
        <w:rPr>
          <w:rFonts w:ascii="Cambria" w:hAnsi="Cambria"/>
        </w:rPr>
        <w:t xml:space="preserve"> proximity</w:t>
      </w:r>
      <w:r w:rsidR="00782AE2" w:rsidRPr="00BB241F">
        <w:rPr>
          <w:rFonts w:ascii="Cambria" w:hAnsi="Cambria"/>
        </w:rPr>
        <w:t>, especially since the mid-Miocene</w:t>
      </w:r>
      <w:r w:rsidR="00700553" w:rsidRPr="00BB241F">
        <w:rPr>
          <w:rFonts w:ascii="Cambria" w:hAnsi="Cambria"/>
        </w:rPr>
        <w:t xml:space="preserve"> </w:t>
      </w:r>
      <w:r w:rsidR="00387D73" w:rsidRPr="00BB241F">
        <w:rPr>
          <w:rFonts w:ascii="Cambria" w:hAnsi="Cambria"/>
        </w:rPr>
        <w:t>when</w:t>
      </w:r>
      <w:r w:rsidR="00700553" w:rsidRPr="00BB241F">
        <w:rPr>
          <w:rFonts w:ascii="Cambria" w:hAnsi="Cambria"/>
        </w:rPr>
        <w:t xml:space="preserve"> Australia </w:t>
      </w:r>
      <w:r w:rsidR="00387D73" w:rsidRPr="00BB241F">
        <w:rPr>
          <w:rFonts w:ascii="Cambria" w:hAnsi="Cambria"/>
        </w:rPr>
        <w:t xml:space="preserve">was </w:t>
      </w:r>
      <w:r w:rsidR="00700553" w:rsidRPr="00BB241F">
        <w:rPr>
          <w:rFonts w:ascii="Cambria" w:hAnsi="Cambria"/>
        </w:rPr>
        <w:t>mov</w:t>
      </w:r>
      <w:r w:rsidR="00387D73" w:rsidRPr="00BB241F">
        <w:rPr>
          <w:rFonts w:ascii="Cambria" w:hAnsi="Cambria"/>
        </w:rPr>
        <w:t>ing</w:t>
      </w:r>
      <w:r w:rsidR="00700553" w:rsidRPr="00BB241F">
        <w:rPr>
          <w:rFonts w:ascii="Cambria" w:hAnsi="Cambria"/>
        </w:rPr>
        <w:t xml:space="preserve"> northwards into the Melanesia</w:t>
      </w:r>
      <w:r w:rsidR="00FC1A38" w:rsidRPr="00BB241F">
        <w:rPr>
          <w:rFonts w:ascii="Cambria" w:hAnsi="Cambria"/>
        </w:rPr>
        <w:t>n region</w:t>
      </w:r>
      <w:r w:rsidR="00EF3DF9" w:rsidRPr="00BB241F">
        <w:rPr>
          <w:rFonts w:ascii="Cambria" w:hAnsi="Cambria"/>
        </w:rPr>
        <w:t xml:space="preserve"> </w:t>
      </w:r>
      <w:r w:rsidR="00EF3DF9" w:rsidRPr="00BB241F">
        <w:rPr>
          <w:rFonts w:ascii="Cambria" w:hAnsi="Cambria"/>
        </w:rPr>
        <w:fldChar w:fldCharType="begin"/>
      </w:r>
      <w:r w:rsidR="00EF3DF9" w:rsidRPr="00BB241F">
        <w:rPr>
          <w:rFonts w:ascii="Cambria" w:hAnsi="Cambria"/>
        </w:rPr>
        <w:instrText xml:space="preserve"> ADDIN EN.CITE &lt;EndNote&gt;&lt;Cite&gt;&lt;Author&gt;Hall&lt;/Author&gt;&lt;Year&gt;2002&lt;/Year&gt;&lt;RecNum&gt;152&lt;/RecNum&gt;&lt;DisplayText&gt;(Hall, 2002)&lt;/DisplayText&gt;&lt;record&gt;&lt;rec-number&gt;152&lt;/rec-number&gt;&lt;foreign-keys&gt;&lt;key app="EN" db-id="few0x52dq052frepdtrpxadctdwpwsfffwed" timestamp="1754958257"&gt;152&lt;/key&gt;&lt;/foreign-keys&gt;&lt;ref-type name="Journal Article"&gt;17&lt;/ref-type&gt;&lt;contributors&gt;&lt;authors&gt;&lt;author&gt;Hall, Robert&lt;/author&gt;&lt;/authors&gt;&lt;/contributors&gt;&lt;titles&gt;&lt;title&gt;Cenozoic geological and plate tectonic evolution of SE Asia and the SW Pacific: computer-based reconstructions, model and animations&lt;/title&gt;&lt;secondary-title&gt;Journal of Asian earth sciences&lt;/secondary-title&gt;&lt;/titles&gt;&lt;periodical&gt;&lt;full-title&gt;Journal of Asian earth sciences&lt;/full-title&gt;&lt;/periodical&gt;&lt;pages&gt;353-431&lt;/pages&gt;&lt;volume&gt;20&lt;/volume&gt;&lt;number&gt;4&lt;/number&gt;&lt;dates&gt;&lt;year&gt;2002&lt;/year&gt;&lt;/dates&gt;&lt;isbn&gt;1367-9120&lt;/isbn&gt;&lt;urls&gt;&lt;/urls&gt;&lt;/record&gt;&lt;/Cite&gt;&lt;/EndNote&gt;</w:instrText>
      </w:r>
      <w:r w:rsidR="00EF3DF9" w:rsidRPr="00BB241F">
        <w:rPr>
          <w:rFonts w:ascii="Cambria" w:hAnsi="Cambria"/>
        </w:rPr>
        <w:fldChar w:fldCharType="separate"/>
      </w:r>
      <w:r w:rsidR="00EF3DF9" w:rsidRPr="00BB241F">
        <w:rPr>
          <w:rFonts w:ascii="Cambria" w:hAnsi="Cambria"/>
          <w:noProof/>
        </w:rPr>
        <w:t>(Hall, 2002)</w:t>
      </w:r>
      <w:r w:rsidR="00EF3DF9" w:rsidRPr="00BB241F">
        <w:rPr>
          <w:rFonts w:ascii="Cambria" w:hAnsi="Cambria"/>
        </w:rPr>
        <w:fldChar w:fldCharType="end"/>
      </w:r>
      <w:r w:rsidRPr="00BB241F">
        <w:rPr>
          <w:rFonts w:ascii="Cambria" w:hAnsi="Cambria"/>
        </w:rPr>
        <w:t>. Some, but not all</w:t>
      </w:r>
      <w:r w:rsidR="00F66BA2" w:rsidRPr="00BB241F">
        <w:rPr>
          <w:rFonts w:ascii="Cambria" w:hAnsi="Cambria"/>
        </w:rPr>
        <w:t>,</w:t>
      </w:r>
      <w:r w:rsidRPr="00BB241F">
        <w:rPr>
          <w:rFonts w:ascii="Cambria" w:hAnsi="Cambria"/>
        </w:rPr>
        <w:t xml:space="preserve"> lineages of Melanesian </w:t>
      </w:r>
      <w:r w:rsidRPr="00BB241F">
        <w:rPr>
          <w:rFonts w:ascii="Cambria" w:hAnsi="Cambria"/>
          <w:i/>
          <w:iCs/>
        </w:rPr>
        <w:t>Gehyra</w:t>
      </w:r>
      <w:r w:rsidRPr="00BB241F">
        <w:rPr>
          <w:rFonts w:ascii="Cambria" w:hAnsi="Cambria"/>
        </w:rPr>
        <w:t xml:space="preserve"> also show evidence of a shift in </w:t>
      </w:r>
      <w:r w:rsidR="00042CE8" w:rsidRPr="00BB241F">
        <w:rPr>
          <w:rFonts w:ascii="Cambria" w:hAnsi="Cambria"/>
        </w:rPr>
        <w:t>body-</w:t>
      </w:r>
      <w:r w:rsidRPr="00BB241F">
        <w:rPr>
          <w:rFonts w:ascii="Cambria" w:hAnsi="Cambria"/>
        </w:rPr>
        <w:t>size optima towards very large size</w:t>
      </w:r>
      <w:r w:rsidR="00CC3BAB" w:rsidRPr="00BB241F">
        <w:rPr>
          <w:rFonts w:ascii="Cambria" w:hAnsi="Cambria"/>
        </w:rPr>
        <w:t>. Below</w:t>
      </w:r>
      <w:r w:rsidR="00F66BA2" w:rsidRPr="00BB241F">
        <w:rPr>
          <w:rFonts w:ascii="Cambria" w:hAnsi="Cambria"/>
        </w:rPr>
        <w:t>,</w:t>
      </w:r>
      <w:r w:rsidR="00CC3BAB" w:rsidRPr="00BB241F">
        <w:rPr>
          <w:rFonts w:ascii="Cambria" w:hAnsi="Cambria"/>
        </w:rPr>
        <w:t xml:space="preserve"> we discuss the significance of these results both for understanding the biogeographic history of Austra</w:t>
      </w:r>
      <w:r w:rsidR="00186AFC" w:rsidRPr="00BB241F">
        <w:rPr>
          <w:rFonts w:ascii="Cambria" w:hAnsi="Cambria"/>
        </w:rPr>
        <w:t>lasia</w:t>
      </w:r>
      <w:r w:rsidR="00CC3BAB" w:rsidRPr="00BB241F">
        <w:rPr>
          <w:rFonts w:ascii="Cambria" w:hAnsi="Cambria"/>
        </w:rPr>
        <w:t xml:space="preserve"> and </w:t>
      </w:r>
      <w:r w:rsidR="005532C4" w:rsidRPr="00BB241F">
        <w:rPr>
          <w:rFonts w:ascii="Cambria" w:hAnsi="Cambria"/>
        </w:rPr>
        <w:t>the</w:t>
      </w:r>
      <w:r w:rsidR="00CC3BAB" w:rsidRPr="00BB241F">
        <w:rPr>
          <w:rFonts w:ascii="Cambria" w:hAnsi="Cambria"/>
        </w:rPr>
        <w:t xml:space="preserve"> factors that may mediate patterns of dispersal and ecological diversification across insular and continental regions.</w:t>
      </w:r>
      <w:r w:rsidRPr="00BB241F">
        <w:rPr>
          <w:rFonts w:ascii="Cambria" w:hAnsi="Cambria"/>
        </w:rPr>
        <w:t xml:space="preserve"> </w:t>
      </w:r>
    </w:p>
    <w:p w14:paraId="3C32CDA3" w14:textId="77777777" w:rsidR="0091061C" w:rsidRPr="00BB241F" w:rsidRDefault="0091061C" w:rsidP="00B10B84">
      <w:pPr>
        <w:spacing w:line="360" w:lineRule="auto"/>
        <w:rPr>
          <w:rFonts w:ascii="Cambria" w:hAnsi="Cambria"/>
        </w:rPr>
      </w:pPr>
    </w:p>
    <w:p w14:paraId="1EAB552C" w14:textId="3ADAC3B1" w:rsidR="0091061C" w:rsidRPr="00BB241F" w:rsidRDefault="0091061C" w:rsidP="00B10B84">
      <w:pPr>
        <w:spacing w:line="360" w:lineRule="auto"/>
        <w:rPr>
          <w:rFonts w:ascii="Cambria" w:hAnsi="Cambria"/>
          <w:b/>
        </w:rPr>
      </w:pPr>
      <w:r w:rsidRPr="00BB241F">
        <w:rPr>
          <w:rFonts w:ascii="Cambria" w:hAnsi="Cambria"/>
          <w:b/>
        </w:rPr>
        <w:t xml:space="preserve">Phylogeny of </w:t>
      </w:r>
      <w:r w:rsidRPr="00BB241F">
        <w:rPr>
          <w:rFonts w:ascii="Cambria" w:hAnsi="Cambria"/>
          <w:b/>
          <w:i/>
          <w:iCs/>
        </w:rPr>
        <w:t>Gehyra</w:t>
      </w:r>
    </w:p>
    <w:p w14:paraId="2DEF33F4" w14:textId="77777777" w:rsidR="0091061C" w:rsidRPr="00BB241F" w:rsidRDefault="0091061C" w:rsidP="00B10B84">
      <w:pPr>
        <w:spacing w:line="360" w:lineRule="auto"/>
        <w:rPr>
          <w:rFonts w:ascii="Cambria" w:hAnsi="Cambria"/>
          <w:b/>
        </w:rPr>
      </w:pPr>
    </w:p>
    <w:p w14:paraId="4CA8EF9B" w14:textId="6C028A6A" w:rsidR="0091061C" w:rsidRPr="00BB241F" w:rsidRDefault="0091061C" w:rsidP="00B10B84">
      <w:pPr>
        <w:spacing w:line="360" w:lineRule="auto"/>
        <w:rPr>
          <w:rFonts w:ascii="Cambria" w:hAnsi="Cambria"/>
        </w:rPr>
      </w:pPr>
      <w:r w:rsidRPr="00BB241F">
        <w:rPr>
          <w:rFonts w:ascii="Cambria" w:hAnsi="Cambria"/>
        </w:rPr>
        <w:t xml:space="preserve">This study represents the most complete and </w:t>
      </w:r>
      <w:r w:rsidR="00F844C7" w:rsidRPr="00BB241F">
        <w:rPr>
          <w:rFonts w:ascii="Cambria" w:hAnsi="Cambria"/>
        </w:rPr>
        <w:t>gene-comprehensive</w:t>
      </w:r>
      <w:r w:rsidRPr="00BB241F">
        <w:rPr>
          <w:rFonts w:ascii="Cambria" w:hAnsi="Cambria"/>
        </w:rPr>
        <w:t xml:space="preserve"> phylogeny of </w:t>
      </w:r>
      <w:r w:rsidRPr="00BB241F">
        <w:rPr>
          <w:rFonts w:ascii="Cambria" w:hAnsi="Cambria"/>
          <w:i/>
          <w:iCs/>
        </w:rPr>
        <w:t xml:space="preserve">Gehyra </w:t>
      </w:r>
      <w:r w:rsidR="00042CE8" w:rsidRPr="00BB241F">
        <w:rPr>
          <w:rFonts w:ascii="Cambria" w:hAnsi="Cambria"/>
        </w:rPr>
        <w:t xml:space="preserve">available </w:t>
      </w:r>
      <w:r w:rsidRPr="00BB241F">
        <w:rPr>
          <w:rFonts w:ascii="Cambria" w:hAnsi="Cambria"/>
        </w:rPr>
        <w:t xml:space="preserve">to date. The six major species groups of </w:t>
      </w:r>
      <w:r w:rsidRPr="00BB241F">
        <w:rPr>
          <w:rFonts w:ascii="Cambria" w:hAnsi="Cambria"/>
          <w:i/>
          <w:iCs/>
        </w:rPr>
        <w:t xml:space="preserve">Gehyra </w:t>
      </w:r>
      <w:r w:rsidRPr="00BB241F">
        <w:rPr>
          <w:rFonts w:ascii="Cambria" w:hAnsi="Cambria"/>
        </w:rPr>
        <w:t xml:space="preserve">identified here are </w:t>
      </w:r>
      <w:r w:rsidR="00F844C7" w:rsidRPr="00BB241F">
        <w:rPr>
          <w:rFonts w:ascii="Cambria" w:hAnsi="Cambria"/>
        </w:rPr>
        <w:t>well-supported</w:t>
      </w:r>
      <w:r w:rsidRPr="00BB241F">
        <w:rPr>
          <w:rFonts w:ascii="Cambria" w:hAnsi="Cambria"/>
        </w:rPr>
        <w:t xml:space="preserve"> and robust, as are most shallower relationships, although the</w:t>
      </w:r>
      <w:r w:rsidR="00490315" w:rsidRPr="00BB241F">
        <w:rPr>
          <w:rFonts w:ascii="Cambria" w:hAnsi="Cambria"/>
        </w:rPr>
        <w:t xml:space="preserve"> latter</w:t>
      </w:r>
      <w:r w:rsidRPr="00BB241F">
        <w:rPr>
          <w:rFonts w:ascii="Cambria" w:hAnsi="Cambria"/>
        </w:rPr>
        <w:t xml:space="preserve"> were not the primary focus of this paper</w:t>
      </w:r>
      <w:r w:rsidR="00BA765D" w:rsidRPr="00BB241F">
        <w:rPr>
          <w:rFonts w:ascii="Cambria" w:hAnsi="Cambria"/>
        </w:rPr>
        <w:t xml:space="preserve"> </w:t>
      </w:r>
      <w:r w:rsidR="00BA765D" w:rsidRPr="00BB241F">
        <w:rPr>
          <w:rFonts w:ascii="Cambria" w:hAnsi="Cambria"/>
          <w:highlight w:val="yellow"/>
        </w:rPr>
        <w:t>(</w:t>
      </w:r>
      <w:r w:rsidR="007A72A2" w:rsidRPr="00BB241F">
        <w:rPr>
          <w:rFonts w:ascii="Cambria" w:hAnsi="Cambria"/>
          <w:highlight w:val="yellow"/>
        </w:rPr>
        <w:t xml:space="preserve">see </w:t>
      </w:r>
      <w:r w:rsidR="007A72A2" w:rsidRPr="00BB241F">
        <w:rPr>
          <w:rFonts w:ascii="Cambria" w:hAnsi="Cambria"/>
          <w:highlight w:val="yellow"/>
        </w:rPr>
        <w:fldChar w:fldCharType="begin"/>
      </w:r>
      <w:r w:rsidR="003F66AA" w:rsidRPr="00BB241F">
        <w:rPr>
          <w:rFonts w:ascii="Cambria" w:hAnsi="Cambria"/>
          <w:highlight w:val="yellow"/>
        </w:rPr>
        <w:instrText xml:space="preserve"> ADDIN EN.CITE &lt;EndNote&gt;&lt;Cite&gt;&lt;Author&gt;Ashman&lt;/Author&gt;&lt;Year&gt;2018&lt;/Year&gt;&lt;RecNum&gt;56&lt;/RecNum&gt;&lt;DisplayText&gt;(Ashman et al., 2018; Oliver et al., 2019)&lt;/DisplayText&gt;&lt;record&gt;&lt;rec-number&gt;56&lt;/rec-number&gt;&lt;foreign-keys&gt;&lt;key app="EN" db-id="few0x52dq052frepdtrpxadctdwpwsfffwed" timestamp="1741931483"&gt;56&lt;/key&gt;&lt;/foreign-keys&gt;&lt;ref-type name="Journal Article"&gt;17&lt;/ref-type&gt;&lt;contributors&gt;&lt;authors&gt;&lt;author&gt;Ashman, LG&lt;/author&gt;&lt;author&gt;Bragg, JG&lt;/author&gt;&lt;author&gt;Doughty, Paul&lt;/author&gt;&lt;author&gt;Hutchinson, MN&lt;/author&gt;&lt;author&gt;Bank, Sarah&lt;/author&gt;&lt;author&gt;Matzke, NJ&lt;/author&gt;&lt;author&gt;Oliver, Paul&lt;/author&gt;&lt;author&gt;Moritz, Craig&lt;/author&gt;&lt;/authors&gt;&lt;/contributors&gt;&lt;titles&gt;&lt;title&gt;Diversification across biomes in a continental lizard radiation&lt;/title&gt;&lt;secondary-title&gt;Evolution&lt;/secondary-title&gt;&lt;/titles&gt;&lt;periodical&gt;&lt;full-title&gt;Evolution&lt;/full-title&gt;&lt;/periodical&gt;&lt;pages&gt;1553-1569&lt;/pages&gt;&lt;volume&gt;72&lt;/volume&gt;&lt;number&gt;8&lt;/number&gt;&lt;dates&gt;&lt;year&gt;2018&lt;/year&gt;&lt;/dates&gt;&lt;isbn&gt;1558-5646&lt;/isbn&gt;&lt;urls&gt;&lt;/urls&gt;&lt;/record&gt;&lt;/Cite&gt;&lt;Cite&gt;&lt;Author&gt;Oliver&lt;/Author&gt;&lt;Year&gt;2019&lt;/Year&gt;&lt;RecNum&gt;55&lt;/RecNum&gt;&lt;record&gt;&lt;rec-number&gt;55&lt;/rec-number&gt;&lt;foreign-keys&gt;&lt;key app="EN" db-id="few0x52dq052frepdtrpxadctdwpwsfffwed" timestamp="1741931482"&gt;55&lt;/key&gt;&lt;/foreign-keys&gt;&lt;ref-type name="Journal Article"&gt;17&lt;/ref-type&gt;&lt;contributors&gt;&lt;authors&gt;&lt;author&gt;Oliver, Paul M&lt;/author&gt;&lt;author&gt;Ashman, Lauren G&lt;/author&gt;&lt;author&gt;Bank, Sarah&lt;/author&gt;&lt;author&gt;Laver, Rebecca J&lt;/author&gt;&lt;author&gt;Pratt, Renae C&lt;/author&gt;&lt;author&gt;Tedeschi, Leonardo G&lt;/author&gt;&lt;author&gt;Moritz, Craig C&lt;/author&gt;&lt;/authors&gt;&lt;/contributors&gt;&lt;titles&gt;&lt;title&gt;On and off the rocks: persistence and ecological diversification in a tropical Australian lizard radiation&lt;/title&gt;&lt;secondary-title&gt;BMC Evolutionary Biology&lt;/secondary-title&gt;&lt;/titles&gt;&lt;periodical&gt;&lt;full-title&gt;BMC Evolutionary Biology&lt;/full-title&gt;&lt;/periodical&gt;&lt;pages&gt;1-15&lt;/pages&gt;&lt;volume&gt;19&lt;/volume&gt;&lt;dates&gt;&lt;year&gt;2019&lt;/year&gt;&lt;/dates&gt;&lt;urls&gt;&lt;/urls&gt;&lt;/record&gt;&lt;/Cite&gt;&lt;/EndNote&gt;</w:instrText>
      </w:r>
      <w:r w:rsidR="007A72A2" w:rsidRPr="00BB241F">
        <w:rPr>
          <w:rFonts w:ascii="Cambria" w:hAnsi="Cambria"/>
          <w:highlight w:val="yellow"/>
        </w:rPr>
        <w:fldChar w:fldCharType="separate"/>
      </w:r>
      <w:r w:rsidR="003F66AA" w:rsidRPr="00BB241F">
        <w:rPr>
          <w:rFonts w:ascii="Cambria" w:hAnsi="Cambria"/>
          <w:noProof/>
          <w:highlight w:val="yellow"/>
        </w:rPr>
        <w:t>(Ashman et al., 2018; Oliver et al., 2019)</w:t>
      </w:r>
      <w:r w:rsidR="007A72A2" w:rsidRPr="00BB241F">
        <w:rPr>
          <w:rFonts w:ascii="Cambria" w:hAnsi="Cambria"/>
          <w:highlight w:val="yellow"/>
        </w:rPr>
        <w:fldChar w:fldCharType="end"/>
      </w:r>
      <w:r w:rsidR="00741155" w:rsidRPr="00BB241F">
        <w:rPr>
          <w:rFonts w:ascii="Cambria" w:hAnsi="Cambria"/>
          <w:highlight w:val="yellow"/>
        </w:rPr>
        <w:t>)</w:t>
      </w:r>
      <w:r w:rsidRPr="00BB241F">
        <w:rPr>
          <w:rFonts w:ascii="Cambria" w:hAnsi="Cambria"/>
          <w:highlight w:val="yellow"/>
        </w:rPr>
        <w:t>.</w:t>
      </w:r>
      <w:r w:rsidRPr="00BB241F">
        <w:rPr>
          <w:rFonts w:ascii="Cambria" w:hAnsi="Cambria"/>
        </w:rPr>
        <w:t xml:space="preserve"> Our sampling supports the distinctiveness o</w:t>
      </w:r>
      <w:r w:rsidR="00700553" w:rsidRPr="00BB241F">
        <w:rPr>
          <w:rFonts w:ascii="Cambria" w:hAnsi="Cambria"/>
        </w:rPr>
        <w:t>f</w:t>
      </w:r>
      <w:r w:rsidRPr="00BB241F">
        <w:rPr>
          <w:rFonts w:ascii="Cambria" w:hAnsi="Cambria"/>
        </w:rPr>
        <w:t xml:space="preserve"> recognised Melanesian </w:t>
      </w:r>
      <w:r w:rsidR="00F844C7" w:rsidRPr="00BB241F">
        <w:rPr>
          <w:rFonts w:ascii="Cambria" w:hAnsi="Cambria"/>
        </w:rPr>
        <w:t>species</w:t>
      </w:r>
      <w:r w:rsidR="00F647ED" w:rsidRPr="00BB241F">
        <w:rPr>
          <w:rFonts w:ascii="Cambria" w:hAnsi="Cambria"/>
        </w:rPr>
        <w:t>, although some</w:t>
      </w:r>
      <w:r w:rsidR="00741155" w:rsidRPr="00BB241F">
        <w:rPr>
          <w:rFonts w:ascii="Cambria" w:hAnsi="Cambria"/>
        </w:rPr>
        <w:t>,</w:t>
      </w:r>
      <w:r w:rsidR="00F647ED" w:rsidRPr="00BB241F">
        <w:rPr>
          <w:rFonts w:ascii="Cambria" w:hAnsi="Cambria"/>
        </w:rPr>
        <w:t xml:space="preserve"> such as</w:t>
      </w:r>
      <w:r w:rsidR="00F647ED" w:rsidRPr="00BB241F">
        <w:rPr>
          <w:rFonts w:ascii="Cambria" w:hAnsi="Cambria"/>
          <w:i/>
          <w:iCs/>
        </w:rPr>
        <w:t xml:space="preserve"> G. </w:t>
      </w:r>
      <w:proofErr w:type="spellStart"/>
      <w:r w:rsidR="00F647ED" w:rsidRPr="00BB241F">
        <w:rPr>
          <w:rFonts w:ascii="Cambria" w:hAnsi="Cambria"/>
          <w:i/>
          <w:iCs/>
        </w:rPr>
        <w:t>baliola</w:t>
      </w:r>
      <w:proofErr w:type="spellEnd"/>
      <w:r w:rsidR="00F647ED" w:rsidRPr="00BB241F">
        <w:rPr>
          <w:rFonts w:ascii="Cambria" w:hAnsi="Cambria"/>
        </w:rPr>
        <w:t xml:space="preserve"> and </w:t>
      </w:r>
      <w:r w:rsidR="00F647ED" w:rsidRPr="00BB241F">
        <w:rPr>
          <w:rFonts w:ascii="Cambria" w:hAnsi="Cambria"/>
          <w:i/>
          <w:iCs/>
        </w:rPr>
        <w:t xml:space="preserve">G. </w:t>
      </w:r>
      <w:proofErr w:type="spellStart"/>
      <w:r w:rsidR="00F647ED" w:rsidRPr="00BB241F">
        <w:rPr>
          <w:rFonts w:ascii="Cambria" w:hAnsi="Cambria"/>
          <w:i/>
          <w:iCs/>
        </w:rPr>
        <w:t>barea</w:t>
      </w:r>
      <w:proofErr w:type="spellEnd"/>
      <w:r w:rsidR="00741155" w:rsidRPr="00BB241F">
        <w:rPr>
          <w:rFonts w:ascii="Cambria" w:hAnsi="Cambria"/>
        </w:rPr>
        <w:t>,</w:t>
      </w:r>
      <w:r w:rsidR="00F647ED" w:rsidRPr="00BB241F">
        <w:rPr>
          <w:rFonts w:ascii="Cambria" w:hAnsi="Cambria"/>
        </w:rPr>
        <w:t xml:space="preserve"> are only shallowly divergent. Our data also</w:t>
      </w:r>
      <w:r w:rsidRPr="00BB241F">
        <w:rPr>
          <w:rFonts w:ascii="Cambria" w:hAnsi="Cambria"/>
        </w:rPr>
        <w:t xml:space="preserve"> highlight divergent lineages that are either unnamed or for which the correct name is uncertain. Resolving the status and ecology of these potentially unnamed taxa is a priority for ongoing </w:t>
      </w:r>
      <w:r w:rsidR="00CA2D99" w:rsidRPr="00BB241F">
        <w:rPr>
          <w:rFonts w:ascii="Cambria" w:hAnsi="Cambria"/>
        </w:rPr>
        <w:t xml:space="preserve">taxonomic </w:t>
      </w:r>
      <w:r w:rsidRPr="00BB241F">
        <w:rPr>
          <w:rFonts w:ascii="Cambria" w:hAnsi="Cambria"/>
        </w:rPr>
        <w:t>work</w:t>
      </w:r>
      <w:r w:rsidR="004C5694" w:rsidRPr="00BB241F">
        <w:rPr>
          <w:rFonts w:ascii="Cambria" w:hAnsi="Cambria"/>
        </w:rPr>
        <w:t xml:space="preserve">; </w:t>
      </w:r>
      <w:r w:rsidRPr="00BB241F">
        <w:rPr>
          <w:rFonts w:ascii="Cambria" w:hAnsi="Cambria"/>
        </w:rPr>
        <w:t>however</w:t>
      </w:r>
      <w:r w:rsidR="00F844C7" w:rsidRPr="00BB241F">
        <w:rPr>
          <w:rFonts w:ascii="Cambria" w:hAnsi="Cambria"/>
        </w:rPr>
        <w:t>,</w:t>
      </w:r>
      <w:r w:rsidR="00490315" w:rsidRPr="00BB241F">
        <w:rPr>
          <w:rFonts w:ascii="Cambria" w:hAnsi="Cambria"/>
        </w:rPr>
        <w:t xml:space="preserve"> documentation of this Melanesian diversity</w:t>
      </w:r>
      <w:r w:rsidRPr="00BB241F">
        <w:rPr>
          <w:rFonts w:ascii="Cambria" w:hAnsi="Cambria"/>
        </w:rPr>
        <w:t xml:space="preserve"> </w:t>
      </w:r>
      <w:r w:rsidR="004C5694" w:rsidRPr="00BB241F">
        <w:rPr>
          <w:rFonts w:ascii="Cambria" w:hAnsi="Cambria"/>
        </w:rPr>
        <w:t>is unlikely to</w:t>
      </w:r>
      <w:r w:rsidRPr="00BB241F">
        <w:rPr>
          <w:rFonts w:ascii="Cambria" w:hAnsi="Cambria"/>
        </w:rPr>
        <w:t xml:space="preserve"> change our </w:t>
      </w:r>
      <w:r w:rsidR="00F844C7" w:rsidRPr="00BB241F">
        <w:rPr>
          <w:rFonts w:ascii="Cambria" w:hAnsi="Cambria"/>
        </w:rPr>
        <w:t xml:space="preserve">broadscale </w:t>
      </w:r>
      <w:r w:rsidRPr="00BB241F">
        <w:rPr>
          <w:rFonts w:ascii="Cambria" w:hAnsi="Cambria"/>
        </w:rPr>
        <w:t xml:space="preserve">understanding of the biogeography of </w:t>
      </w:r>
      <w:r w:rsidRPr="00BB241F">
        <w:rPr>
          <w:rFonts w:ascii="Cambria" w:hAnsi="Cambria"/>
          <w:i/>
          <w:iCs/>
        </w:rPr>
        <w:t>Gehyra</w:t>
      </w:r>
      <w:r w:rsidR="007A72A2" w:rsidRPr="00BB241F">
        <w:rPr>
          <w:rFonts w:ascii="Cambria" w:hAnsi="Cambria"/>
          <w:i/>
          <w:iCs/>
        </w:rPr>
        <w:t xml:space="preserve"> </w:t>
      </w:r>
      <w:r w:rsidR="007A72A2" w:rsidRPr="00BB241F">
        <w:rPr>
          <w:rFonts w:ascii="Cambria" w:hAnsi="Cambria"/>
        </w:rPr>
        <w:t>in Australasia</w:t>
      </w:r>
      <w:r w:rsidRPr="00BB241F">
        <w:rPr>
          <w:rFonts w:ascii="Cambria" w:hAnsi="Cambria"/>
        </w:rPr>
        <w:t xml:space="preserve">. </w:t>
      </w:r>
    </w:p>
    <w:p w14:paraId="4826CC28" w14:textId="54E58749" w:rsidR="0091061C" w:rsidRPr="00BB241F" w:rsidRDefault="0091061C" w:rsidP="00B10B84">
      <w:pPr>
        <w:spacing w:line="360" w:lineRule="auto"/>
        <w:ind w:firstLine="720"/>
        <w:rPr>
          <w:rFonts w:ascii="Cambria" w:hAnsi="Cambria"/>
        </w:rPr>
      </w:pPr>
      <w:r w:rsidRPr="00BB241F">
        <w:rPr>
          <w:rFonts w:ascii="Cambria" w:hAnsi="Cambria"/>
        </w:rPr>
        <w:lastRenderedPageBreak/>
        <w:t>In contrast</w:t>
      </w:r>
      <w:r w:rsidR="00F844C7" w:rsidRPr="00BB241F">
        <w:rPr>
          <w:rFonts w:ascii="Cambria" w:hAnsi="Cambria"/>
        </w:rPr>
        <w:t>,</w:t>
      </w:r>
      <w:r w:rsidRPr="00BB241F">
        <w:rPr>
          <w:rFonts w:ascii="Cambria" w:hAnsi="Cambria"/>
        </w:rPr>
        <w:t xml:space="preserve"> the shortage of genetic (and especially genomic) data for the small number of </w:t>
      </w:r>
      <w:r w:rsidRPr="00BB241F">
        <w:rPr>
          <w:rFonts w:ascii="Cambria" w:hAnsi="Cambria"/>
          <w:i/>
          <w:iCs/>
        </w:rPr>
        <w:t>Gehyra</w:t>
      </w:r>
      <w:r w:rsidRPr="00BB241F">
        <w:rPr>
          <w:rFonts w:ascii="Cambria" w:hAnsi="Cambria"/>
        </w:rPr>
        <w:t xml:space="preserve"> endemic to Asia, and the absence of </w:t>
      </w:r>
      <w:r w:rsidR="002C7D67" w:rsidRPr="00BB241F">
        <w:rPr>
          <w:rFonts w:ascii="Cambria" w:hAnsi="Cambria"/>
        </w:rPr>
        <w:t>matching</w:t>
      </w:r>
      <w:r w:rsidRPr="00BB241F">
        <w:rPr>
          <w:rFonts w:ascii="Cambria" w:hAnsi="Cambria"/>
        </w:rPr>
        <w:t xml:space="preserve"> genomic data for probable outgroups in the genera </w:t>
      </w:r>
      <w:proofErr w:type="spellStart"/>
      <w:r w:rsidRPr="00BB241F">
        <w:rPr>
          <w:rFonts w:ascii="Cambria" w:hAnsi="Cambria"/>
          <w:i/>
          <w:iCs/>
        </w:rPr>
        <w:t>Hemiphyllodactylus</w:t>
      </w:r>
      <w:proofErr w:type="spellEnd"/>
      <w:r w:rsidRPr="00BB241F">
        <w:rPr>
          <w:rFonts w:ascii="Cambria" w:hAnsi="Cambria"/>
        </w:rPr>
        <w:t xml:space="preserve"> and </w:t>
      </w:r>
      <w:proofErr w:type="spellStart"/>
      <w:r w:rsidRPr="00BB241F">
        <w:rPr>
          <w:rFonts w:ascii="Cambria" w:hAnsi="Cambria"/>
          <w:i/>
          <w:iCs/>
        </w:rPr>
        <w:t>Perochirus</w:t>
      </w:r>
      <w:proofErr w:type="spellEnd"/>
      <w:r w:rsidRPr="00BB241F">
        <w:rPr>
          <w:rFonts w:ascii="Cambria" w:hAnsi="Cambria"/>
        </w:rPr>
        <w:t xml:space="preserve"> </w:t>
      </w:r>
      <w:r w:rsidR="00ED3B3E" w:rsidRPr="00BB241F">
        <w:rPr>
          <w:rFonts w:ascii="Cambria" w:hAnsi="Cambria"/>
        </w:rPr>
        <w:fldChar w:fldCharType="begin"/>
      </w:r>
      <w:r w:rsidR="00DF7BC7" w:rsidRPr="00BB241F">
        <w:rPr>
          <w:rFonts w:ascii="Cambria" w:hAnsi="Cambria"/>
        </w:rPr>
        <w:instrText xml:space="preserve"> ADDIN EN.CITE &lt;EndNote&gt;&lt;Cite&gt;&lt;Author&gt;Heinicke&lt;/Author&gt;&lt;Year&gt;2011&lt;/Year&gt;&lt;RecNum&gt;59&lt;/RecNum&gt;&lt;DisplayText&gt;(Heinicke et al., 2011)&lt;/DisplayText&gt;&lt;record&gt;&lt;rec-number&gt;59&lt;/rec-number&gt;&lt;foreign-keys&gt;&lt;key app="EN" db-id="few0x52dq052frepdtrpxadctdwpwsfffwed" timestamp="1741931489"&gt;59&lt;/key&gt;&lt;/foreign-keys&gt;&lt;ref-type name="Journal Article"&gt;17&lt;/ref-type&gt;&lt;contributors&gt;&lt;authors&gt;&lt;author&gt;Heinicke, Matthew P&lt;/author&gt;&lt;author&gt;Greenbaum, Eli&lt;/author&gt;&lt;author&gt;Jackman, Todd R&lt;/author&gt;&lt;author&gt;Bauer, Aaron M&lt;/author&gt;&lt;/authors&gt;&lt;/contributors&gt;&lt;titles&gt;&lt;title&gt;Phylogeny of a trans‐Wallacean radiation (Squamata, Gekkonidae, Gehyra) supports a single early colonization of Australia&lt;/title&gt;&lt;secondary-title&gt;Zoologica Scripta&lt;/secondary-title&gt;&lt;/titles&gt;&lt;periodical&gt;&lt;full-title&gt;Zoologica Scripta&lt;/full-title&gt;&lt;/periodical&gt;&lt;pages&gt;584-602&lt;/pages&gt;&lt;volume&gt;40&lt;/volume&gt;&lt;number&gt;6&lt;/number&gt;&lt;dates&gt;&lt;year&gt;2011&lt;/year&gt;&lt;/dates&gt;&lt;isbn&gt;0300-3256&lt;/isbn&gt;&lt;urls&gt;&lt;/urls&gt;&lt;/record&gt;&lt;/Cite&gt;&lt;/EndNote&gt;</w:instrText>
      </w:r>
      <w:r w:rsidR="00ED3B3E" w:rsidRPr="00BB241F">
        <w:rPr>
          <w:rFonts w:ascii="Cambria" w:hAnsi="Cambria"/>
        </w:rPr>
        <w:fldChar w:fldCharType="separate"/>
      </w:r>
      <w:r w:rsidR="00DF7BC7" w:rsidRPr="00BB241F">
        <w:rPr>
          <w:rFonts w:ascii="Cambria" w:hAnsi="Cambria"/>
          <w:noProof/>
        </w:rPr>
        <w:t>(Heinicke et al., 2011)</w:t>
      </w:r>
      <w:r w:rsidR="00ED3B3E" w:rsidRPr="00BB241F">
        <w:rPr>
          <w:rFonts w:ascii="Cambria" w:hAnsi="Cambria"/>
        </w:rPr>
        <w:fldChar w:fldCharType="end"/>
      </w:r>
      <w:r w:rsidR="00FE1936" w:rsidRPr="00BB241F">
        <w:rPr>
          <w:rFonts w:ascii="Cambria" w:hAnsi="Cambria"/>
        </w:rPr>
        <w:t xml:space="preserve"> impose </w:t>
      </w:r>
      <w:r w:rsidRPr="00BB241F">
        <w:rPr>
          <w:rFonts w:ascii="Cambria" w:hAnsi="Cambria"/>
        </w:rPr>
        <w:t>major constraint</w:t>
      </w:r>
      <w:r w:rsidR="00F844C7" w:rsidRPr="00BB241F">
        <w:rPr>
          <w:rFonts w:ascii="Cambria" w:hAnsi="Cambria"/>
        </w:rPr>
        <w:t>s</w:t>
      </w:r>
      <w:r w:rsidRPr="00BB241F">
        <w:rPr>
          <w:rFonts w:ascii="Cambria" w:hAnsi="Cambria"/>
        </w:rPr>
        <w:t xml:space="preserve"> on our understanding</w:t>
      </w:r>
      <w:r w:rsidR="00F844C7" w:rsidRPr="00BB241F">
        <w:rPr>
          <w:rFonts w:ascii="Cambria" w:hAnsi="Cambria"/>
        </w:rPr>
        <w:t xml:space="preserve"> of</w:t>
      </w:r>
      <w:r w:rsidRPr="00BB241F">
        <w:rPr>
          <w:rFonts w:ascii="Cambria" w:hAnsi="Cambria"/>
        </w:rPr>
        <w:t xml:space="preserve"> the </w:t>
      </w:r>
      <w:r w:rsidR="00F844C7" w:rsidRPr="00BB241F">
        <w:rPr>
          <w:rFonts w:ascii="Cambria" w:hAnsi="Cambria"/>
        </w:rPr>
        <w:t xml:space="preserve">deep-scale </w:t>
      </w:r>
      <w:r w:rsidRPr="00BB241F">
        <w:rPr>
          <w:rFonts w:ascii="Cambria" w:hAnsi="Cambria"/>
        </w:rPr>
        <w:t>relationships and biogeography</w:t>
      </w:r>
      <w:r w:rsidR="002C7D67" w:rsidRPr="00BB241F">
        <w:rPr>
          <w:rFonts w:ascii="Cambria" w:hAnsi="Cambria"/>
        </w:rPr>
        <w:t xml:space="preserve"> of </w:t>
      </w:r>
      <w:r w:rsidR="002C7D67" w:rsidRPr="00BB241F">
        <w:rPr>
          <w:rFonts w:ascii="Cambria" w:hAnsi="Cambria"/>
          <w:i/>
          <w:iCs/>
        </w:rPr>
        <w:t>Gehyra</w:t>
      </w:r>
      <w:r w:rsidRPr="00BB241F">
        <w:rPr>
          <w:rFonts w:ascii="Cambria" w:hAnsi="Cambria"/>
        </w:rPr>
        <w:t xml:space="preserve">. </w:t>
      </w:r>
      <w:r w:rsidR="00490315" w:rsidRPr="00BB241F">
        <w:rPr>
          <w:rFonts w:ascii="Cambria" w:hAnsi="Cambria"/>
        </w:rPr>
        <w:t>Most notably,</w:t>
      </w:r>
      <w:r w:rsidRPr="00BB241F">
        <w:rPr>
          <w:rFonts w:ascii="Cambria" w:hAnsi="Cambria"/>
        </w:rPr>
        <w:t xml:space="preserve"> relationships of the </w:t>
      </w:r>
      <w:r w:rsidR="00316CB4" w:rsidRPr="00BB241F">
        <w:rPr>
          <w:rFonts w:ascii="Cambria" w:hAnsi="Cambria"/>
          <w:i/>
          <w:iCs/>
        </w:rPr>
        <w:t>G.</w:t>
      </w:r>
      <w:r w:rsidR="00316CB4" w:rsidRPr="00BB241F">
        <w:rPr>
          <w:rFonts w:ascii="Cambria" w:hAnsi="Cambria"/>
        </w:rPr>
        <w:t xml:space="preserve"> </w:t>
      </w:r>
      <w:proofErr w:type="spellStart"/>
      <w:r w:rsidRPr="00BB241F">
        <w:rPr>
          <w:rFonts w:ascii="Cambria" w:hAnsi="Cambria"/>
          <w:i/>
          <w:iCs/>
        </w:rPr>
        <w:t>oceanica</w:t>
      </w:r>
      <w:proofErr w:type="spellEnd"/>
      <w:r w:rsidRPr="00BB241F">
        <w:rPr>
          <w:rFonts w:ascii="Cambria" w:hAnsi="Cambria"/>
        </w:rPr>
        <w:t xml:space="preserve"> and </w:t>
      </w:r>
      <w:r w:rsidR="00316CB4" w:rsidRPr="00BB241F">
        <w:rPr>
          <w:rFonts w:ascii="Cambria" w:hAnsi="Cambria"/>
          <w:i/>
          <w:iCs/>
        </w:rPr>
        <w:t>G.</w:t>
      </w:r>
      <w:r w:rsidR="00316CB4" w:rsidRPr="00BB241F">
        <w:rPr>
          <w:rFonts w:ascii="Cambria" w:hAnsi="Cambria"/>
        </w:rPr>
        <w:t xml:space="preserve"> </w:t>
      </w:r>
      <w:proofErr w:type="spellStart"/>
      <w:r w:rsidRPr="00BB241F">
        <w:rPr>
          <w:rFonts w:ascii="Cambria" w:hAnsi="Cambria"/>
          <w:i/>
          <w:iCs/>
        </w:rPr>
        <w:t>mutilata</w:t>
      </w:r>
      <w:proofErr w:type="spellEnd"/>
      <w:r w:rsidRPr="00BB241F">
        <w:rPr>
          <w:rFonts w:ascii="Cambria" w:hAnsi="Cambria"/>
        </w:rPr>
        <w:t xml:space="preserve"> groups vary in our analyses when compared against phylogenies</w:t>
      </w:r>
      <w:r w:rsidR="00BA765D" w:rsidRPr="00BB241F">
        <w:rPr>
          <w:rFonts w:ascii="Cambria" w:hAnsi="Cambria"/>
        </w:rPr>
        <w:t xml:space="preserve"> (using concatenation)</w:t>
      </w:r>
      <w:r w:rsidRPr="00BB241F">
        <w:rPr>
          <w:rFonts w:ascii="Cambria" w:hAnsi="Cambria"/>
        </w:rPr>
        <w:t xml:space="preserve"> </w:t>
      </w:r>
      <w:r w:rsidR="00FE1936" w:rsidRPr="00BB241F">
        <w:rPr>
          <w:rFonts w:ascii="Cambria" w:hAnsi="Cambria"/>
        </w:rPr>
        <w:t xml:space="preserve">including </w:t>
      </w:r>
      <w:r w:rsidRPr="00BB241F">
        <w:rPr>
          <w:rFonts w:ascii="Cambria" w:hAnsi="Cambria"/>
        </w:rPr>
        <w:t xml:space="preserve">more outgroups </w:t>
      </w:r>
      <w:r w:rsidRPr="00BB241F">
        <w:rPr>
          <w:rFonts w:ascii="Cambria" w:hAnsi="Cambria"/>
        </w:rPr>
        <w:fldChar w:fldCharType="begin"/>
      </w:r>
      <w:r w:rsidR="00DF7BC7" w:rsidRPr="00BB241F">
        <w:rPr>
          <w:rFonts w:ascii="Cambria" w:hAnsi="Cambria"/>
        </w:rPr>
        <w:instrText xml:space="preserve"> ADDIN EN.CITE &lt;EndNote&gt;&lt;Cite&gt;&lt;Author&gt;Heinicke&lt;/Author&gt;&lt;Year&gt;2011&lt;/Year&gt;&lt;RecNum&gt;59&lt;/RecNum&gt;&lt;DisplayText&gt;(Heinicke et al., 2011; Title et al., 2024)&lt;/DisplayText&gt;&lt;record&gt;&lt;rec-number&gt;59&lt;/rec-number&gt;&lt;foreign-keys&gt;&lt;key app="EN" db-id="few0x52dq052frepdtrpxadctdwpwsfffwed" timestamp="1741931489"&gt;59&lt;/key&gt;&lt;/foreign-keys&gt;&lt;ref-type name="Journal Article"&gt;17&lt;/ref-type&gt;&lt;contributors&gt;&lt;authors&gt;&lt;author&gt;Heinicke, Matthew P&lt;/author&gt;&lt;author&gt;Greenbaum, Eli&lt;/author&gt;&lt;author&gt;Jackman, Todd R&lt;/author&gt;&lt;author&gt;Bauer, Aaron M&lt;/author&gt;&lt;/authors&gt;&lt;/contributors&gt;&lt;titles&gt;&lt;title&gt;Phylogeny of a trans‐Wallacean radiation (Squamata, Gekkonidae, Gehyra) supports a single early colonization of Australia&lt;/title&gt;&lt;secondary-title&gt;Zoologica Scripta&lt;/secondary-title&gt;&lt;/titles&gt;&lt;periodical&gt;&lt;full-title&gt;Zoologica Scripta&lt;/full-title&gt;&lt;/periodical&gt;&lt;pages&gt;584-602&lt;/pages&gt;&lt;volume&gt;40&lt;/volume&gt;&lt;number&gt;6&lt;/number&gt;&lt;dates&gt;&lt;year&gt;2011&lt;/year&gt;&lt;/dates&gt;&lt;isbn&gt;0300-3256&lt;/isbn&gt;&lt;urls&gt;&lt;/urls&gt;&lt;/record&gt;&lt;/Cite&gt;&lt;Cite&gt;&lt;Author&gt;Title&lt;/Author&gt;&lt;Year&gt;2024&lt;/Year&gt;&lt;RecNum&gt;99&lt;/RecNum&gt;&lt;record&gt;&lt;rec-number&gt;99&lt;/rec-number&gt;&lt;foreign-keys&gt;&lt;key app="EN" db-id="few0x52dq052frepdtrpxadctdwpwsfffwed" timestamp="1742342513"&gt;99&lt;/key&gt;&lt;/foreign-keys&gt;&lt;ref-type name="Journal Article"&gt;17&lt;/ref-type&gt;&lt;contributors&gt;&lt;authors&gt;&lt;author&gt;Title, Pascal O&lt;/author&gt;&lt;author&gt;Singhal, Sonal&lt;/author&gt;&lt;author&gt;Grundler, Michael C&lt;/author&gt;&lt;author&gt;Costa, Gabriel C&lt;/author&gt;&lt;author&gt;Pyron, R Alexander&lt;/author&gt;&lt;author&gt;Colston, Timothy J&lt;/author&gt;&lt;author&gt;Grundler, Maggie R&lt;/author&gt;&lt;author&gt;Prates, Ivan&lt;/author&gt;&lt;author&gt;Stepanova, Natasha&lt;/author&gt;&lt;author&gt;Jones, Marc EH&lt;/author&gt;&lt;/authors&gt;&lt;/contributors&gt;&lt;titles&gt;&lt;title&gt;The macroevolutionary singularity of snakes&lt;/title&gt;&lt;secondary-title&gt;Science&lt;/secondary-title&gt;&lt;/titles&gt;&lt;periodical&gt;&lt;full-title&gt;Science&lt;/full-title&gt;&lt;/periodical&gt;&lt;pages&gt;918-923&lt;/pages&gt;&lt;volume&gt;383&lt;/volume&gt;&lt;number&gt;6685&lt;/number&gt;&lt;dates&gt;&lt;year&gt;2024&lt;/year&gt;&lt;/dates&gt;&lt;isbn&gt;0036-8075&lt;/isbn&gt;&lt;urls&gt;&lt;/urls&gt;&lt;/record&gt;&lt;/Cite&gt;&lt;/EndNote&gt;</w:instrText>
      </w:r>
      <w:r w:rsidRPr="00BB241F">
        <w:rPr>
          <w:rFonts w:ascii="Cambria" w:hAnsi="Cambria"/>
        </w:rPr>
        <w:fldChar w:fldCharType="separate"/>
      </w:r>
      <w:r w:rsidR="00DF7BC7" w:rsidRPr="00BB241F">
        <w:rPr>
          <w:rFonts w:ascii="Cambria" w:hAnsi="Cambria"/>
          <w:noProof/>
        </w:rPr>
        <w:t>(Heinicke et al., 2011; Title et al., 2024)</w:t>
      </w:r>
      <w:r w:rsidRPr="00BB241F">
        <w:rPr>
          <w:rFonts w:ascii="Cambria" w:hAnsi="Cambria"/>
        </w:rPr>
        <w:fldChar w:fldCharType="end"/>
      </w:r>
      <w:r w:rsidRPr="00BB241F">
        <w:rPr>
          <w:rFonts w:ascii="Cambria" w:hAnsi="Cambria"/>
        </w:rPr>
        <w:t>. Alternative positions for these species groups and the addition of missing Asian taxa may</w:t>
      </w:r>
      <w:r w:rsidR="00ED3B3E" w:rsidRPr="00BB241F">
        <w:rPr>
          <w:rFonts w:ascii="Cambria" w:hAnsi="Cambria"/>
        </w:rPr>
        <w:t xml:space="preserve"> also</w:t>
      </w:r>
      <w:r w:rsidRPr="00BB241F">
        <w:rPr>
          <w:rFonts w:ascii="Cambria" w:hAnsi="Cambria"/>
        </w:rPr>
        <w:t xml:space="preserve"> be the difference between inferring whether </w:t>
      </w:r>
      <w:r w:rsidRPr="00BB241F">
        <w:rPr>
          <w:rFonts w:ascii="Cambria" w:hAnsi="Cambria"/>
          <w:i/>
          <w:iCs/>
        </w:rPr>
        <w:t>Gehyra</w:t>
      </w:r>
      <w:r w:rsidRPr="00BB241F">
        <w:rPr>
          <w:rFonts w:ascii="Cambria" w:hAnsi="Cambria"/>
        </w:rPr>
        <w:t xml:space="preserve"> </w:t>
      </w:r>
      <w:r w:rsidR="004C5694" w:rsidRPr="00BB241F">
        <w:rPr>
          <w:rFonts w:ascii="Cambria" w:hAnsi="Cambria"/>
        </w:rPr>
        <w:t xml:space="preserve">has </w:t>
      </w:r>
      <w:r w:rsidR="00ED3B3E" w:rsidRPr="00BB241F">
        <w:rPr>
          <w:rFonts w:ascii="Cambria" w:hAnsi="Cambria"/>
        </w:rPr>
        <w:t>deep Oligocene origins</w:t>
      </w:r>
      <w:r w:rsidRPr="00BB241F">
        <w:rPr>
          <w:rFonts w:ascii="Cambria" w:hAnsi="Cambria"/>
        </w:rPr>
        <w:t xml:space="preserve"> </w:t>
      </w:r>
      <w:r w:rsidR="00ED3B3E" w:rsidRPr="00BB241F">
        <w:rPr>
          <w:rFonts w:ascii="Cambria" w:hAnsi="Cambria"/>
        </w:rPr>
        <w:t xml:space="preserve">on </w:t>
      </w:r>
      <w:r w:rsidR="00BF2831" w:rsidRPr="00BB241F">
        <w:rPr>
          <w:rFonts w:ascii="Cambria" w:hAnsi="Cambria"/>
        </w:rPr>
        <w:t>i</w:t>
      </w:r>
      <w:r w:rsidR="00ED3B3E" w:rsidRPr="00BB241F">
        <w:rPr>
          <w:rFonts w:ascii="Cambria" w:hAnsi="Cambria"/>
        </w:rPr>
        <w:t xml:space="preserve">sland </w:t>
      </w:r>
      <w:r w:rsidR="00BF2831" w:rsidRPr="00BB241F">
        <w:rPr>
          <w:rFonts w:ascii="Cambria" w:hAnsi="Cambria"/>
        </w:rPr>
        <w:t>a</w:t>
      </w:r>
      <w:r w:rsidR="00ED3B3E" w:rsidRPr="00BB241F">
        <w:rPr>
          <w:rFonts w:ascii="Cambria" w:hAnsi="Cambria"/>
        </w:rPr>
        <w:t xml:space="preserve">rcs in the </w:t>
      </w:r>
      <w:r w:rsidR="004C5694" w:rsidRPr="00BB241F">
        <w:rPr>
          <w:rFonts w:ascii="Cambria" w:hAnsi="Cambria"/>
        </w:rPr>
        <w:t>South</w:t>
      </w:r>
      <w:r w:rsidR="00ED3B3E" w:rsidRPr="00BB241F">
        <w:rPr>
          <w:rFonts w:ascii="Cambria" w:hAnsi="Cambria"/>
        </w:rPr>
        <w:t>west Pacific (like some other co-</w:t>
      </w:r>
      <w:r w:rsidR="00F844C7" w:rsidRPr="00BB241F">
        <w:rPr>
          <w:rFonts w:ascii="Cambria" w:hAnsi="Cambria"/>
        </w:rPr>
        <w:t>occurring</w:t>
      </w:r>
      <w:r w:rsidR="00ED3B3E" w:rsidRPr="00BB241F">
        <w:rPr>
          <w:rFonts w:ascii="Cambria" w:hAnsi="Cambria"/>
        </w:rPr>
        <w:t xml:space="preserve"> Australasian squamate taxa</w:t>
      </w:r>
      <w:r w:rsidR="00A2129A" w:rsidRPr="00BB241F">
        <w:rPr>
          <w:rFonts w:ascii="Cambria" w:hAnsi="Cambria"/>
        </w:rPr>
        <w:t xml:space="preserve"> </w:t>
      </w:r>
      <w:r w:rsidR="00A2129A" w:rsidRPr="00BB241F">
        <w:rPr>
          <w:rFonts w:ascii="Cambria" w:hAnsi="Cambria"/>
        </w:rPr>
        <w:fldChar w:fldCharType="begin"/>
      </w:r>
      <w:r w:rsidR="00DF7BC7" w:rsidRPr="00BB241F">
        <w:rPr>
          <w:rFonts w:ascii="Cambria" w:hAnsi="Cambria"/>
        </w:rPr>
        <w:instrText xml:space="preserve"> ADDIN EN.CITE &lt;EndNote&gt;&lt;Cite&gt;&lt;Author&gt;Oliver&lt;/Author&gt;&lt;Year&gt;2018&lt;/Year&gt;&lt;RecNum&gt;125&lt;/RecNum&gt;&lt;DisplayText&gt;(Oliver et al., 2018)&lt;/DisplayText&gt;&lt;record&gt;&lt;rec-number&gt;125&lt;/rec-number&gt;&lt;foreign-keys&gt;&lt;key app="EN" db-id="few0x52dq052frepdtrpxadctdwpwsfffwed" timestamp="1745554750"&gt;125&lt;/key&gt;&lt;/foreign-keys&gt;&lt;ref-type name="Journal Article"&gt;17&lt;/ref-type&gt;&lt;contributors&gt;&lt;authors&gt;&lt;author&gt;Oliver, Paul M&lt;/author&gt;&lt;author&gt;Brown, Rafe M&lt;/author&gt;&lt;author&gt;Kraus, Fred&lt;/author&gt;&lt;author&gt;Rittmeyer, Eric&lt;/author&gt;&lt;author&gt;Travers, Scott L&lt;/author&gt;&lt;author&gt;Siler, Cameron D&lt;/author&gt;&lt;/authors&gt;&lt;/contributors&gt;&lt;titles&gt;&lt;title&gt;Lizards of the lost arcs: mid-Cenozoic diversification, persistence and ecological marginalization in the West Pacific&lt;/title&gt;&lt;secondary-title&gt;Proceedings of the Royal Society B: Biological Sciences&lt;/secondary-title&gt;&lt;/titles&gt;&lt;periodical&gt;&lt;full-title&gt;Proceedings of the Royal Society B: Biological Sciences&lt;/full-title&gt;&lt;/periodical&gt;&lt;pages&gt;20171760&lt;/pages&gt;&lt;volume&gt;285&lt;/volume&gt;&lt;number&gt;1871&lt;/number&gt;&lt;dates&gt;&lt;year&gt;2018&lt;/year&gt;&lt;/dates&gt;&lt;isbn&gt;0962-8452&lt;/isbn&gt;&lt;urls&gt;&lt;/urls&gt;&lt;/record&gt;&lt;/Cite&gt;&lt;/EndNote&gt;</w:instrText>
      </w:r>
      <w:r w:rsidR="00A2129A" w:rsidRPr="00BB241F">
        <w:rPr>
          <w:rFonts w:ascii="Cambria" w:hAnsi="Cambria"/>
        </w:rPr>
        <w:fldChar w:fldCharType="separate"/>
      </w:r>
      <w:r w:rsidR="00DF7BC7" w:rsidRPr="00BB241F">
        <w:rPr>
          <w:rFonts w:ascii="Cambria" w:hAnsi="Cambria"/>
          <w:noProof/>
        </w:rPr>
        <w:t>(Oliver et al., 2018)</w:t>
      </w:r>
      <w:r w:rsidR="00A2129A" w:rsidRPr="00BB241F">
        <w:rPr>
          <w:rFonts w:ascii="Cambria" w:hAnsi="Cambria"/>
        </w:rPr>
        <w:fldChar w:fldCharType="end"/>
      </w:r>
      <w:r w:rsidR="00BF2831" w:rsidRPr="00BB241F">
        <w:rPr>
          <w:rFonts w:ascii="Cambria" w:hAnsi="Cambria"/>
        </w:rPr>
        <w:t>)</w:t>
      </w:r>
      <w:r w:rsidR="00ED3B3E" w:rsidRPr="00BB241F">
        <w:rPr>
          <w:rFonts w:ascii="Cambria" w:hAnsi="Cambria"/>
        </w:rPr>
        <w:t>, or conversely, are more recent colonists from the Asian continental shelf</w:t>
      </w:r>
      <w:r w:rsidR="00A2129A" w:rsidRPr="00BB241F">
        <w:rPr>
          <w:rFonts w:ascii="Cambria" w:hAnsi="Cambria"/>
        </w:rPr>
        <w:t xml:space="preserve"> </w:t>
      </w:r>
      <w:r w:rsidR="00A2129A" w:rsidRPr="00BB241F">
        <w:rPr>
          <w:rFonts w:ascii="Cambria" w:hAnsi="Cambria"/>
        </w:rPr>
        <w:fldChar w:fldCharType="begin"/>
      </w:r>
      <w:r w:rsidR="00DF7BC7" w:rsidRPr="00BB241F">
        <w:rPr>
          <w:rFonts w:ascii="Cambria" w:hAnsi="Cambria"/>
        </w:rPr>
        <w:instrText xml:space="preserve"> ADDIN EN.CITE &lt;EndNote&gt;&lt;Cite&gt;&lt;Author&gt;Oliver&lt;/Author&gt;&lt;Year&gt;2017&lt;/Year&gt;&lt;RecNum&gt;126&lt;/RecNum&gt;&lt;DisplayText&gt;(Oliver &amp;amp; Hugall, 2017)&lt;/DisplayText&gt;&lt;record&gt;&lt;rec-number&gt;126&lt;/rec-number&gt;&lt;foreign-keys&gt;&lt;key app="EN" db-id="few0x52dq052frepdtrpxadctdwpwsfffwed" timestamp="1745554758"&gt;126&lt;/key&gt;&lt;/foreign-keys&gt;&lt;ref-type name="Journal Article"&gt;17&lt;/ref-type&gt;&lt;contributors&gt;&lt;authors&gt;&lt;author&gt;Oliver, Paul M&lt;/author&gt;&lt;author&gt;Hugall, Andrew F&lt;/author&gt;&lt;/authors&gt;&lt;/contributors&gt;&lt;titles&gt;&lt;title&gt;Phylogenetic evidence for mid-Cenozoic turnover of a diverse continental biota&lt;/title&gt;&lt;secondary-title&gt;Nature Ecology &amp;amp; Evolution&lt;/secondary-title&gt;&lt;/titles&gt;&lt;periodical&gt;&lt;full-title&gt;Nature Ecology &amp;amp; Evolution&lt;/full-title&gt;&lt;/periodical&gt;&lt;pages&gt;1896-1902&lt;/pages&gt;&lt;volume&gt;1&lt;/volume&gt;&lt;number&gt;12&lt;/number&gt;&lt;dates&gt;&lt;year&gt;2017&lt;/year&gt;&lt;/dates&gt;&lt;isbn&gt;2397-334X&lt;/isbn&gt;&lt;urls&gt;&lt;/urls&gt;&lt;/record&gt;&lt;/Cite&gt;&lt;/EndNote&gt;</w:instrText>
      </w:r>
      <w:r w:rsidR="00A2129A" w:rsidRPr="00BB241F">
        <w:rPr>
          <w:rFonts w:ascii="Cambria" w:hAnsi="Cambria"/>
        </w:rPr>
        <w:fldChar w:fldCharType="separate"/>
      </w:r>
      <w:r w:rsidR="00DF7BC7" w:rsidRPr="00BB241F">
        <w:rPr>
          <w:rFonts w:ascii="Cambria" w:hAnsi="Cambria"/>
          <w:noProof/>
        </w:rPr>
        <w:t>(Oliver &amp; Hugall, 2017)</w:t>
      </w:r>
      <w:r w:rsidR="00A2129A" w:rsidRPr="00BB241F">
        <w:rPr>
          <w:rFonts w:ascii="Cambria" w:hAnsi="Cambria"/>
        </w:rPr>
        <w:fldChar w:fldCharType="end"/>
      </w:r>
      <w:r w:rsidRPr="00BB241F">
        <w:rPr>
          <w:rFonts w:ascii="Cambria" w:hAnsi="Cambria"/>
        </w:rPr>
        <w:t>. Filling these data gaps should be a priority area for further research, although we re</w:t>
      </w:r>
      <w:r w:rsidR="004C5694" w:rsidRPr="00BB241F">
        <w:rPr>
          <w:rFonts w:ascii="Cambria" w:hAnsi="Cambria"/>
        </w:rPr>
        <w:t>-</w:t>
      </w:r>
      <w:r w:rsidRPr="00BB241F">
        <w:rPr>
          <w:rFonts w:ascii="Cambria" w:hAnsi="Cambria"/>
        </w:rPr>
        <w:t xml:space="preserve">emphasise that new data </w:t>
      </w:r>
      <w:r w:rsidR="004C5694" w:rsidRPr="00BB241F">
        <w:rPr>
          <w:rFonts w:ascii="Cambria" w:hAnsi="Cambria"/>
        </w:rPr>
        <w:t xml:space="preserve">are </w:t>
      </w:r>
      <w:r w:rsidRPr="00BB241F">
        <w:rPr>
          <w:rFonts w:ascii="Cambria" w:hAnsi="Cambria"/>
        </w:rPr>
        <w:t>unlikely to change our interpretation that the well</w:t>
      </w:r>
      <w:r w:rsidR="00490315" w:rsidRPr="00BB241F">
        <w:rPr>
          <w:rFonts w:ascii="Cambria" w:hAnsi="Cambria"/>
        </w:rPr>
        <w:t>-</w:t>
      </w:r>
      <w:r w:rsidRPr="00BB241F">
        <w:rPr>
          <w:rFonts w:ascii="Cambria" w:hAnsi="Cambria"/>
        </w:rPr>
        <w:t xml:space="preserve">sampled Australian and Melanesian radiations of </w:t>
      </w:r>
      <w:r w:rsidRPr="00BB241F">
        <w:rPr>
          <w:rFonts w:ascii="Cambria" w:hAnsi="Cambria"/>
          <w:i/>
          <w:iCs/>
        </w:rPr>
        <w:t>Gehyra</w:t>
      </w:r>
      <w:r w:rsidRPr="00BB241F">
        <w:rPr>
          <w:rFonts w:ascii="Cambria" w:hAnsi="Cambria"/>
        </w:rPr>
        <w:t xml:space="preserve"> have largely independent</w:t>
      </w:r>
      <w:r w:rsidR="00BA765D" w:rsidRPr="00BB241F">
        <w:rPr>
          <w:rFonts w:ascii="Cambria" w:hAnsi="Cambria"/>
        </w:rPr>
        <w:t xml:space="preserve"> and distinctive</w:t>
      </w:r>
      <w:r w:rsidRPr="00BB241F">
        <w:rPr>
          <w:rFonts w:ascii="Cambria" w:hAnsi="Cambria"/>
        </w:rPr>
        <w:t xml:space="preserve"> histories</w:t>
      </w:r>
      <w:r w:rsidR="002C7D67" w:rsidRPr="00BB241F">
        <w:rPr>
          <w:rFonts w:ascii="Cambria" w:hAnsi="Cambria"/>
        </w:rPr>
        <w:t xml:space="preserve"> (see below)</w:t>
      </w:r>
      <w:r w:rsidRPr="00BB241F">
        <w:rPr>
          <w:rFonts w:ascii="Cambria" w:hAnsi="Cambria"/>
        </w:rPr>
        <w:t xml:space="preserve">. </w:t>
      </w:r>
    </w:p>
    <w:p w14:paraId="5BECC237" w14:textId="77777777" w:rsidR="00355AB4" w:rsidRPr="00BB241F" w:rsidRDefault="00355AB4" w:rsidP="00B10B84">
      <w:pPr>
        <w:spacing w:line="360" w:lineRule="auto"/>
        <w:rPr>
          <w:rFonts w:ascii="Cambria" w:hAnsi="Cambria"/>
          <w:b/>
        </w:rPr>
      </w:pPr>
    </w:p>
    <w:p w14:paraId="6DD9D750" w14:textId="698C36EE" w:rsidR="00355AB4" w:rsidRPr="00BB241F" w:rsidRDefault="004C5694" w:rsidP="00B10B84">
      <w:pPr>
        <w:spacing w:line="360" w:lineRule="auto"/>
        <w:rPr>
          <w:rFonts w:ascii="Cambria" w:hAnsi="Cambria"/>
          <w:b/>
        </w:rPr>
      </w:pPr>
      <w:r w:rsidRPr="00BB241F">
        <w:rPr>
          <w:rFonts w:ascii="Cambria" w:hAnsi="Cambria"/>
          <w:b/>
        </w:rPr>
        <w:t>Island-to-</w:t>
      </w:r>
      <w:r w:rsidR="00525365" w:rsidRPr="00BB241F">
        <w:rPr>
          <w:rFonts w:ascii="Cambria" w:hAnsi="Cambria"/>
          <w:b/>
        </w:rPr>
        <w:t>continent dispersal</w:t>
      </w:r>
      <w:r w:rsidR="006958D4" w:rsidRPr="00BB241F">
        <w:rPr>
          <w:rFonts w:ascii="Cambria" w:hAnsi="Cambria"/>
          <w:b/>
        </w:rPr>
        <w:t>s</w:t>
      </w:r>
      <w:r w:rsidR="0091133D" w:rsidRPr="00BB241F">
        <w:rPr>
          <w:rFonts w:ascii="Cambria" w:hAnsi="Cambria"/>
          <w:b/>
        </w:rPr>
        <w:t xml:space="preserve"> in Australasia</w:t>
      </w:r>
    </w:p>
    <w:p w14:paraId="67F4F42D" w14:textId="77777777" w:rsidR="0091133D" w:rsidRPr="00BB241F" w:rsidRDefault="0091133D" w:rsidP="00B10B84">
      <w:pPr>
        <w:spacing w:line="360" w:lineRule="auto"/>
        <w:rPr>
          <w:rFonts w:ascii="Cambria" w:hAnsi="Cambria"/>
          <w:b/>
        </w:rPr>
      </w:pPr>
    </w:p>
    <w:p w14:paraId="049E13E7" w14:textId="46AF253E" w:rsidR="00EF74DE" w:rsidRPr="00BB241F" w:rsidRDefault="00F50EF7" w:rsidP="00B10B84">
      <w:pPr>
        <w:spacing w:line="360" w:lineRule="auto"/>
        <w:rPr>
          <w:rFonts w:ascii="Cambria" w:hAnsi="Cambria"/>
        </w:rPr>
      </w:pPr>
      <w:r w:rsidRPr="00BB241F">
        <w:rPr>
          <w:rFonts w:ascii="Cambria" w:hAnsi="Cambria"/>
          <w:bCs/>
        </w:rPr>
        <w:t xml:space="preserve">Understanding </w:t>
      </w:r>
      <w:r w:rsidR="008549FE" w:rsidRPr="00BB241F">
        <w:rPr>
          <w:rFonts w:ascii="Cambria" w:hAnsi="Cambria"/>
          <w:bCs/>
        </w:rPr>
        <w:t xml:space="preserve">the </w:t>
      </w:r>
      <w:r w:rsidRPr="00BB241F">
        <w:rPr>
          <w:rFonts w:ascii="Cambria" w:hAnsi="Cambria"/>
          <w:bCs/>
        </w:rPr>
        <w:t>degree to which the biotas of Australia and</w:t>
      </w:r>
      <w:r w:rsidR="000C1EA4" w:rsidRPr="00BB241F">
        <w:rPr>
          <w:rFonts w:ascii="Cambria" w:hAnsi="Cambria"/>
          <w:bCs/>
        </w:rPr>
        <w:t xml:space="preserve"> Melanesia (and especially </w:t>
      </w:r>
      <w:r w:rsidRPr="00BB241F">
        <w:rPr>
          <w:rFonts w:ascii="Cambria" w:hAnsi="Cambria"/>
          <w:bCs/>
        </w:rPr>
        <w:t>New Guinea</w:t>
      </w:r>
      <w:r w:rsidR="000C1EA4" w:rsidRPr="00BB241F">
        <w:rPr>
          <w:rFonts w:ascii="Cambria" w:hAnsi="Cambria"/>
          <w:bCs/>
        </w:rPr>
        <w:t>)</w:t>
      </w:r>
      <w:r w:rsidRPr="00BB241F">
        <w:rPr>
          <w:rFonts w:ascii="Cambria" w:hAnsi="Cambria"/>
          <w:bCs/>
        </w:rPr>
        <w:t xml:space="preserve"> are shared has been a theme in Australasian biogeography for over 150 years</w:t>
      </w:r>
      <w:r w:rsidR="005532C4" w:rsidRPr="00BB241F">
        <w:rPr>
          <w:rFonts w:ascii="Cambria" w:hAnsi="Cambria"/>
          <w:bCs/>
        </w:rPr>
        <w:t xml:space="preserve"> </w:t>
      </w:r>
      <w:r w:rsidR="005532C4" w:rsidRPr="00BB241F">
        <w:rPr>
          <w:rFonts w:ascii="Cambria" w:hAnsi="Cambria"/>
          <w:bCs/>
        </w:rPr>
        <w:fldChar w:fldCharType="begin"/>
      </w:r>
      <w:r w:rsidR="00DF7BC7" w:rsidRPr="00BB241F">
        <w:rPr>
          <w:rFonts w:ascii="Cambria" w:hAnsi="Cambria"/>
          <w:bCs/>
        </w:rPr>
        <w:instrText xml:space="preserve"> ADDIN EN.CITE &lt;EndNote&gt;&lt;Cite&gt;&lt;Author&gt;Heinsohn&lt;/Author&gt;&lt;Year&gt;2006&lt;/Year&gt;&lt;RecNum&gt;91&lt;/RecNum&gt;&lt;DisplayText&gt;(Heinsohn &amp;amp; Hope, 2006; Wallace, 1876)&lt;/DisplayText&gt;&lt;record&gt;&lt;rec-number&gt;91&lt;/rec-number&gt;&lt;foreign-keys&gt;&lt;key app="EN" db-id="few0x52dq052frepdtrpxadctdwpwsfffwed" timestamp="1742088329"&gt;91&lt;/key&gt;&lt;/foreign-keys&gt;&lt;ref-type name="Book Section"&gt;5&lt;/ref-type&gt;&lt;contributors&gt;&lt;authors&gt;&lt;author&gt;Heinsohn, Tom&lt;/author&gt;&lt;author&gt;Hope, Geoffrey&lt;/author&gt;&lt;/authors&gt;&lt;/contributors&gt;&lt;titles&gt;&lt;title&gt;The Torresian connections: zoogeography of New Guinea&lt;/title&gt;&lt;secondary-title&gt;Evolution and biogeography of Australian vertebrates&lt;/secondary-title&gt;&lt;/titles&gt;&lt;pages&gt;71-93&lt;/pages&gt;&lt;dates&gt;&lt;year&gt;2006&lt;/year&gt;&lt;/dates&gt;&lt;publisher&gt;Australian Scientific Publishing&lt;/publisher&gt;&lt;urls&gt;&lt;/urls&gt;&lt;/record&gt;&lt;/Cite&gt;&lt;Cite&gt;&lt;Author&gt;Wallace&lt;/Author&gt;&lt;Year&gt;1876&lt;/Year&gt;&lt;RecNum&gt;100&lt;/RecNum&gt;&lt;record&gt;&lt;rec-number&gt;100&lt;/rec-number&gt;&lt;foreign-keys&gt;&lt;key app="EN" db-id="few0x52dq052frepdtrpxadctdwpwsfffwed" timestamp="1742347682"&gt;100&lt;/key&gt;&lt;/foreign-keys&gt;&lt;ref-type name="Book"&gt;6&lt;/ref-type&gt;&lt;contributors&gt;&lt;authors&gt;&lt;author&gt;Wallace, Alfred Russel&lt;/author&gt;&lt;/authors&gt;&lt;/contributors&gt;&lt;titles&gt;&lt;title&gt;The geographical distribution of animals&lt;/title&gt;&lt;/titles&gt;&lt;dates&gt;&lt;year&gt;1876&lt;/year&gt;&lt;/dates&gt;&lt;urls&gt;&lt;/urls&gt;&lt;/record&gt;&lt;/Cite&gt;&lt;/EndNote&gt;</w:instrText>
      </w:r>
      <w:r w:rsidR="005532C4" w:rsidRPr="00BB241F">
        <w:rPr>
          <w:rFonts w:ascii="Cambria" w:hAnsi="Cambria"/>
          <w:bCs/>
        </w:rPr>
        <w:fldChar w:fldCharType="separate"/>
      </w:r>
      <w:r w:rsidR="00DF7BC7" w:rsidRPr="00BB241F">
        <w:rPr>
          <w:rFonts w:ascii="Cambria" w:hAnsi="Cambria"/>
          <w:bCs/>
          <w:noProof/>
        </w:rPr>
        <w:t>(Heinsohn &amp; Hope, 2006; Wallace, 1876)</w:t>
      </w:r>
      <w:r w:rsidR="005532C4" w:rsidRPr="00BB241F">
        <w:rPr>
          <w:rFonts w:ascii="Cambria" w:hAnsi="Cambria"/>
          <w:bCs/>
        </w:rPr>
        <w:fldChar w:fldCharType="end"/>
      </w:r>
      <w:r w:rsidRPr="00BB241F">
        <w:rPr>
          <w:rFonts w:ascii="Cambria" w:hAnsi="Cambria"/>
          <w:bCs/>
        </w:rPr>
        <w:t xml:space="preserve">. </w:t>
      </w:r>
      <w:r w:rsidR="00831349" w:rsidRPr="00BB241F">
        <w:rPr>
          <w:rFonts w:ascii="Cambria" w:hAnsi="Cambria"/>
          <w:bCs/>
        </w:rPr>
        <w:t xml:space="preserve">Our data indicate that dispersals between Australia and </w:t>
      </w:r>
      <w:r w:rsidR="000C1EA4" w:rsidRPr="00BB241F">
        <w:rPr>
          <w:rFonts w:ascii="Cambria" w:hAnsi="Cambria"/>
          <w:bCs/>
        </w:rPr>
        <w:t xml:space="preserve">islands </w:t>
      </w:r>
      <w:r w:rsidR="00831349" w:rsidRPr="00BB241F">
        <w:rPr>
          <w:rFonts w:ascii="Cambria" w:hAnsi="Cambria"/>
          <w:bCs/>
        </w:rPr>
        <w:t>ha</w:t>
      </w:r>
      <w:r w:rsidR="00E86DB3" w:rsidRPr="00BB241F">
        <w:rPr>
          <w:rFonts w:ascii="Cambria" w:hAnsi="Cambria"/>
          <w:bCs/>
        </w:rPr>
        <w:t>ve</w:t>
      </w:r>
      <w:r w:rsidR="00831349" w:rsidRPr="00BB241F">
        <w:rPr>
          <w:rFonts w:ascii="Cambria" w:hAnsi="Cambria"/>
          <w:bCs/>
        </w:rPr>
        <w:t xml:space="preserve"> </w:t>
      </w:r>
      <w:r w:rsidR="00D97D39" w:rsidRPr="00BB241F">
        <w:rPr>
          <w:rFonts w:ascii="Cambria" w:hAnsi="Cambria"/>
          <w:bCs/>
        </w:rPr>
        <w:t xml:space="preserve">played a limited role in shaping the contemporary diversity of </w:t>
      </w:r>
      <w:r w:rsidR="00D97D39" w:rsidRPr="00BB241F">
        <w:rPr>
          <w:rFonts w:ascii="Cambria" w:hAnsi="Cambria"/>
          <w:bCs/>
          <w:i/>
          <w:iCs/>
        </w:rPr>
        <w:t>Gehyra</w:t>
      </w:r>
      <w:r w:rsidR="00D97D39" w:rsidRPr="00BB241F">
        <w:rPr>
          <w:rFonts w:ascii="Cambria" w:hAnsi="Cambria"/>
          <w:bCs/>
        </w:rPr>
        <w:t xml:space="preserve">. </w:t>
      </w:r>
      <w:r w:rsidR="00E17779" w:rsidRPr="00BB241F">
        <w:rPr>
          <w:rFonts w:ascii="Cambria" w:hAnsi="Cambria"/>
          <w:bCs/>
        </w:rPr>
        <w:t>Furthermore</w:t>
      </w:r>
      <w:r w:rsidR="008549FE" w:rsidRPr="00BB241F">
        <w:rPr>
          <w:rFonts w:ascii="Cambria" w:hAnsi="Cambria"/>
          <w:bCs/>
        </w:rPr>
        <w:t>,</w:t>
      </w:r>
      <w:r w:rsidR="00E17779" w:rsidRPr="00BB241F">
        <w:rPr>
          <w:rFonts w:ascii="Cambria" w:hAnsi="Cambria"/>
          <w:bCs/>
        </w:rPr>
        <w:t xml:space="preserve"> the probability of dispersal is inferred</w:t>
      </w:r>
      <w:r w:rsidR="00E13421" w:rsidRPr="00BB241F">
        <w:rPr>
          <w:rFonts w:ascii="Cambria" w:hAnsi="Cambria"/>
          <w:bCs/>
        </w:rPr>
        <w:t xml:space="preserve"> to be lower</w:t>
      </w:r>
      <w:r w:rsidR="00E17779" w:rsidRPr="00BB241F">
        <w:rPr>
          <w:rFonts w:ascii="Cambria" w:hAnsi="Cambria"/>
          <w:bCs/>
        </w:rPr>
        <w:t xml:space="preserve"> </w:t>
      </w:r>
      <w:r w:rsidR="00E13421" w:rsidRPr="00BB241F">
        <w:rPr>
          <w:rFonts w:ascii="Cambria" w:hAnsi="Cambria"/>
          <w:bCs/>
        </w:rPr>
        <w:t xml:space="preserve">in the </w:t>
      </w:r>
      <w:r w:rsidR="000C1EA4" w:rsidRPr="00BB241F">
        <w:rPr>
          <w:rFonts w:ascii="Cambria" w:hAnsi="Cambria"/>
          <w:bCs/>
        </w:rPr>
        <w:t>last ten million years</w:t>
      </w:r>
      <w:r w:rsidR="00E17779" w:rsidRPr="00BB241F">
        <w:rPr>
          <w:rFonts w:ascii="Cambria" w:hAnsi="Cambria"/>
          <w:bCs/>
        </w:rPr>
        <w:t>, despite the increasing</w:t>
      </w:r>
      <w:r w:rsidR="000C1EA4" w:rsidRPr="00BB241F">
        <w:rPr>
          <w:rFonts w:ascii="Cambria" w:hAnsi="Cambria"/>
          <w:bCs/>
        </w:rPr>
        <w:t xml:space="preserve"> </w:t>
      </w:r>
      <w:r w:rsidR="0099704E" w:rsidRPr="00BB241F">
        <w:rPr>
          <w:rFonts w:ascii="Cambria" w:hAnsi="Cambria"/>
          <w:bCs/>
        </w:rPr>
        <w:t xml:space="preserve">proximity of Australia and New Guinea, increasing </w:t>
      </w:r>
      <w:r w:rsidR="000C1EA4" w:rsidRPr="00BB241F">
        <w:rPr>
          <w:rFonts w:ascii="Cambria" w:hAnsi="Cambria"/>
          <w:bCs/>
        </w:rPr>
        <w:t>extent of land in the New Guinea</w:t>
      </w:r>
      <w:r w:rsidR="004C5694" w:rsidRPr="00BB241F">
        <w:rPr>
          <w:rFonts w:ascii="Cambria" w:hAnsi="Cambria"/>
          <w:bCs/>
        </w:rPr>
        <w:t>n</w:t>
      </w:r>
      <w:r w:rsidR="000C1EA4" w:rsidRPr="00BB241F">
        <w:rPr>
          <w:rFonts w:ascii="Cambria" w:hAnsi="Cambria"/>
          <w:bCs/>
        </w:rPr>
        <w:t xml:space="preserve"> region</w:t>
      </w:r>
      <w:r w:rsidR="0099704E" w:rsidRPr="00BB241F">
        <w:rPr>
          <w:rFonts w:ascii="Cambria" w:hAnsi="Cambria"/>
          <w:bCs/>
        </w:rPr>
        <w:t xml:space="preserve">, and </w:t>
      </w:r>
      <w:r w:rsidR="00A62939" w:rsidRPr="00BB241F">
        <w:rPr>
          <w:rFonts w:ascii="Cambria" w:hAnsi="Cambria"/>
          <w:bCs/>
        </w:rPr>
        <w:t xml:space="preserve">sporadic </w:t>
      </w:r>
      <w:r w:rsidR="00A7718B" w:rsidRPr="00BB241F">
        <w:rPr>
          <w:rFonts w:ascii="Cambria" w:hAnsi="Cambria"/>
          <w:bCs/>
        </w:rPr>
        <w:t>formation of land bridges</w:t>
      </w:r>
      <w:r w:rsidR="000C1EA4" w:rsidRPr="00BB241F">
        <w:rPr>
          <w:rFonts w:ascii="Cambria" w:hAnsi="Cambria"/>
          <w:bCs/>
        </w:rPr>
        <w:t xml:space="preserve"> through this time </w:t>
      </w:r>
      <w:r w:rsidR="000C1EA4" w:rsidRPr="00BB241F">
        <w:rPr>
          <w:rFonts w:ascii="Cambria" w:hAnsi="Cambria"/>
          <w:bCs/>
        </w:rPr>
        <w:fldChar w:fldCharType="begin"/>
      </w:r>
      <w:r w:rsidR="00DF7BC7" w:rsidRPr="00BB241F">
        <w:rPr>
          <w:rFonts w:ascii="Cambria" w:hAnsi="Cambria"/>
          <w:bCs/>
        </w:rPr>
        <w:instrText xml:space="preserve"> ADDIN EN.CITE &lt;EndNote&gt;&lt;Cite&gt;&lt;Author&gt;Harrington&lt;/Author&gt;&lt;Year&gt;2017&lt;/Year&gt;&lt;RecNum&gt;88&lt;/RecNum&gt;&lt;DisplayText&gt;(Harrington et al., 2017)&lt;/DisplayText&gt;&lt;record&gt;&lt;rec-number&gt;88&lt;/rec-number&gt;&lt;foreign-keys&gt;&lt;key app="EN" db-id="few0x52dq052frepdtrpxadctdwpwsfffwed" timestamp="1742087191"&gt;88&lt;/key&gt;&lt;/foreign-keys&gt;&lt;ref-type name="Journal Article"&gt;17&lt;/ref-type&gt;&lt;contributors&gt;&lt;authors&gt;&lt;author&gt;Harrington, Lauren&lt;/author&gt;&lt;author&gt;Zahirovic, Sabin&lt;/author&gt;&lt;author&gt;Flament, Nicolas&lt;/author&gt;&lt;author&gt;Müller, R Dietmar&lt;/author&gt;&lt;/authors&gt;&lt;/contributors&gt;&lt;titles&gt;&lt;title&gt;The role of deep Earth dynamics in driving the flooding and emergence of New Guinea since the Jurassic&lt;/title&gt;&lt;secondary-title&gt;Earth and Planetary Science Letters&lt;/secondary-title&gt;&lt;/titles&gt;&lt;periodical&gt;&lt;full-title&gt;Earth and Planetary Science Letters&lt;/full-title&gt;&lt;/periodical&gt;&lt;pages&gt;273-283&lt;/pages&gt;&lt;volume&gt;479&lt;/volume&gt;&lt;dates&gt;&lt;year&gt;2017&lt;/year&gt;&lt;/dates&gt;&lt;isbn&gt;0012-821X&lt;/isbn&gt;&lt;urls&gt;&lt;/urls&gt;&lt;/record&gt;&lt;/Cite&gt;&lt;/EndNote&gt;</w:instrText>
      </w:r>
      <w:r w:rsidR="000C1EA4" w:rsidRPr="00BB241F">
        <w:rPr>
          <w:rFonts w:ascii="Cambria" w:hAnsi="Cambria"/>
          <w:bCs/>
        </w:rPr>
        <w:fldChar w:fldCharType="separate"/>
      </w:r>
      <w:r w:rsidR="00DF7BC7" w:rsidRPr="00BB241F">
        <w:rPr>
          <w:rFonts w:ascii="Cambria" w:hAnsi="Cambria"/>
          <w:bCs/>
          <w:noProof/>
        </w:rPr>
        <w:t>(Harrington et al., 2017)</w:t>
      </w:r>
      <w:r w:rsidR="000C1EA4" w:rsidRPr="00BB241F">
        <w:rPr>
          <w:rFonts w:ascii="Cambria" w:hAnsi="Cambria"/>
          <w:bCs/>
        </w:rPr>
        <w:fldChar w:fldCharType="end"/>
      </w:r>
      <w:r w:rsidR="00E17779" w:rsidRPr="00BB241F">
        <w:rPr>
          <w:rFonts w:ascii="Cambria" w:hAnsi="Cambria"/>
          <w:bCs/>
        </w:rPr>
        <w:t xml:space="preserve">. </w:t>
      </w:r>
      <w:r w:rsidR="00D97D39" w:rsidRPr="00BB241F">
        <w:rPr>
          <w:rFonts w:ascii="Cambria" w:hAnsi="Cambria"/>
          <w:bCs/>
        </w:rPr>
        <w:t xml:space="preserve">In contrast, frequent and often long-distance </w:t>
      </w:r>
      <w:r w:rsidR="00C95A93" w:rsidRPr="00BB241F">
        <w:rPr>
          <w:rFonts w:ascii="Cambria" w:hAnsi="Cambria"/>
          <w:bCs/>
        </w:rPr>
        <w:t xml:space="preserve">overwater </w:t>
      </w:r>
      <w:r w:rsidR="00D97D39" w:rsidRPr="00BB241F">
        <w:rPr>
          <w:rFonts w:ascii="Cambria" w:hAnsi="Cambria"/>
          <w:bCs/>
        </w:rPr>
        <w:t>dispersal</w:t>
      </w:r>
      <w:r w:rsidR="000C1EA4" w:rsidRPr="00BB241F">
        <w:rPr>
          <w:rFonts w:ascii="Cambria" w:hAnsi="Cambria"/>
          <w:bCs/>
        </w:rPr>
        <w:t>s</w:t>
      </w:r>
      <w:r w:rsidR="00D97D39" w:rsidRPr="00BB241F">
        <w:rPr>
          <w:rFonts w:ascii="Cambria" w:hAnsi="Cambria"/>
          <w:bCs/>
        </w:rPr>
        <w:t xml:space="preserve"> have clearly occurred in </w:t>
      </w:r>
      <w:r w:rsidR="00C95A93" w:rsidRPr="00BB241F">
        <w:rPr>
          <w:rFonts w:ascii="Cambria" w:hAnsi="Cambria"/>
          <w:bCs/>
        </w:rPr>
        <w:t>several</w:t>
      </w:r>
      <w:r w:rsidR="00D97D39" w:rsidRPr="00BB241F">
        <w:rPr>
          <w:rFonts w:ascii="Cambria" w:hAnsi="Cambria"/>
          <w:bCs/>
        </w:rPr>
        <w:t xml:space="preserve"> Melanesian lineages o</w:t>
      </w:r>
      <w:r w:rsidR="00C95A93" w:rsidRPr="00BB241F">
        <w:rPr>
          <w:rFonts w:ascii="Cambria" w:hAnsi="Cambria"/>
          <w:bCs/>
        </w:rPr>
        <w:t>f</w:t>
      </w:r>
      <w:r w:rsidR="00D97D39" w:rsidRPr="00BB241F">
        <w:rPr>
          <w:rFonts w:ascii="Cambria" w:hAnsi="Cambria"/>
          <w:bCs/>
        </w:rPr>
        <w:t xml:space="preserve"> </w:t>
      </w:r>
      <w:r w:rsidR="00D97D39" w:rsidRPr="00BB241F">
        <w:rPr>
          <w:rFonts w:ascii="Cambria" w:hAnsi="Cambria"/>
          <w:bCs/>
          <w:i/>
          <w:iCs/>
        </w:rPr>
        <w:t>Gehyra</w:t>
      </w:r>
      <w:r w:rsidR="00BA765D" w:rsidRPr="00BB241F">
        <w:rPr>
          <w:rFonts w:ascii="Cambria" w:hAnsi="Cambria"/>
          <w:bCs/>
        </w:rPr>
        <w:t xml:space="preserve"> </w:t>
      </w:r>
      <w:r w:rsidR="00A2129A" w:rsidRPr="00BB241F">
        <w:rPr>
          <w:rFonts w:ascii="Cambria" w:hAnsi="Cambria"/>
          <w:bCs/>
        </w:rPr>
        <w:fldChar w:fldCharType="begin"/>
      </w:r>
      <w:r w:rsidR="00DF7BC7" w:rsidRPr="00BB241F">
        <w:rPr>
          <w:rFonts w:ascii="Cambria" w:hAnsi="Cambria"/>
          <w:bCs/>
        </w:rPr>
        <w:instrText xml:space="preserve"> ADDIN EN.CITE &lt;EndNote&gt;&lt;Cite&gt;&lt;Author&gt;Tonione&lt;/Author&gt;&lt;Year&gt;2016&lt;/Year&gt;&lt;RecNum&gt;124&lt;/RecNum&gt;&lt;DisplayText&gt;(Oliver et al., 2016; Tonione et al., 2016)&lt;/DisplayText&gt;&lt;record&gt;&lt;rec-number&gt;124&lt;/rec-number&gt;&lt;foreign-keys&gt;&lt;key app="EN" db-id="few0x52dq052frepdtrpxadctdwpwsfffwed" timestamp="1745554477"&gt;124&lt;/key&gt;&lt;/foreign-keys&gt;&lt;ref-type name="Journal Article"&gt;17&lt;/ref-type&gt;&lt;contributors&gt;&lt;authors&gt;&lt;author&gt;Tonione, Maria A&lt;/author&gt;&lt;author&gt;Fisher, Robert N&lt;/author&gt;&lt;author&gt;Zhu, Catherine&lt;/author&gt;&lt;author&gt;Moritz, Craig&lt;/author&gt;&lt;/authors&gt;&lt;/contributors&gt;&lt;titles&gt;&lt;title&gt;Deep divergence and structure in the Tropical Oceanic Pacific: A multilocus phylogeography of a widespread gekkonid lizard (Squamata: Gekkonidae: Gehyra oceanica)&lt;/title&gt;&lt;secondary-title&gt;Journal of Biogeography&lt;/secondary-title&gt;&lt;/titles&gt;&lt;periodical&gt;&lt;full-title&gt;Journal of Biogeography&lt;/full-title&gt;&lt;/periodical&gt;&lt;pages&gt;268-278&lt;/pages&gt;&lt;volume&gt;43&lt;/volume&gt;&lt;number&gt;2&lt;/number&gt;&lt;dates&gt;&lt;year&gt;2016&lt;/year&gt;&lt;/dates&gt;&lt;isbn&gt;0305-0270&lt;/isbn&gt;&lt;urls&gt;&lt;/urls&gt;&lt;/record&gt;&lt;/Cite&gt;&lt;Cite&gt;&lt;Author&gt;Oliver&lt;/Author&gt;&lt;Year&gt;2016&lt;/Year&gt;&lt;RecNum&gt;50&lt;/RecNum&gt;&lt;record&gt;&lt;rec-number&gt;50&lt;/rec-number&gt;&lt;foreign-keys&gt;&lt;key app="EN" db-id="few0x52dq052frepdtrpxadctdwpwsfffwed" timestamp="1741930985"&gt;50&lt;/key&gt;&lt;/foreign-keys&gt;&lt;ref-type name="Journal Article"&gt;17&lt;/ref-type&gt;&lt;contributors&gt;&lt;authors&gt;&lt;author&gt;Oliver, Paul M&lt;/author&gt;&lt;author&gt;Clegg, Jonathan R&lt;/author&gt;&lt;author&gt;Fisher, Robert N&lt;/author&gt;&lt;author&gt;Richards, Stephen J&lt;/author&gt;&lt;author&gt;Taylor, Peter N&lt;/author&gt;&lt;author&gt;Jocque, Merlijn MT&lt;/author&gt;&lt;/authors&gt;&lt;/contributors&gt;&lt;titles&gt;&lt;title&gt;A new biogeographically disjunct giant gecko (Gehyra: Gekkonidae: Reptilia) from the East Melanesian Islands&lt;/title&gt;&lt;secondary-title&gt;Zootaxa&lt;/secondary-title&gt;&lt;/titles&gt;&lt;periodical&gt;&lt;full-title&gt;Zootaxa&lt;/full-title&gt;&lt;/periodical&gt;&lt;pages&gt;61–76-61–76&lt;/pages&gt;&lt;volume&gt;4208&lt;/volume&gt;&lt;number&gt;1&lt;/number&gt;&lt;dates&gt;&lt;year&gt;2016&lt;/year&gt;&lt;/dates&gt;&lt;isbn&gt;1175-5334&lt;/isbn&gt;&lt;urls&gt;&lt;/urls&gt;&lt;/record&gt;&lt;/Cite&gt;&lt;/EndNote&gt;</w:instrText>
      </w:r>
      <w:r w:rsidR="00A2129A" w:rsidRPr="00BB241F">
        <w:rPr>
          <w:rFonts w:ascii="Cambria" w:hAnsi="Cambria"/>
          <w:bCs/>
        </w:rPr>
        <w:fldChar w:fldCharType="separate"/>
      </w:r>
      <w:r w:rsidR="00DF7BC7" w:rsidRPr="00BB241F">
        <w:rPr>
          <w:rFonts w:ascii="Cambria" w:hAnsi="Cambria"/>
          <w:bCs/>
          <w:noProof/>
        </w:rPr>
        <w:t>(Oliver et al., 2016; Tonione et al., 2016)</w:t>
      </w:r>
      <w:r w:rsidR="00A2129A" w:rsidRPr="00BB241F">
        <w:rPr>
          <w:rFonts w:ascii="Cambria" w:hAnsi="Cambria"/>
          <w:bCs/>
        </w:rPr>
        <w:fldChar w:fldCharType="end"/>
      </w:r>
      <w:r w:rsidR="00D97D39" w:rsidRPr="00BB241F">
        <w:rPr>
          <w:rFonts w:ascii="Cambria" w:hAnsi="Cambria"/>
          <w:bCs/>
        </w:rPr>
        <w:t xml:space="preserve">. </w:t>
      </w:r>
      <w:r w:rsidR="004C5694" w:rsidRPr="00BB241F">
        <w:rPr>
          <w:rFonts w:ascii="Cambria" w:hAnsi="Cambria"/>
          <w:bCs/>
        </w:rPr>
        <w:t xml:space="preserve">We </w:t>
      </w:r>
      <w:r w:rsidR="00A82294" w:rsidRPr="00BB241F">
        <w:rPr>
          <w:rFonts w:ascii="Cambria" w:hAnsi="Cambria"/>
          <w:bCs/>
        </w:rPr>
        <w:t>particularly emphasise that</w:t>
      </w:r>
      <w:r w:rsidR="00010328" w:rsidRPr="00BB241F">
        <w:rPr>
          <w:rFonts w:ascii="Cambria" w:hAnsi="Cambria"/>
          <w:bCs/>
        </w:rPr>
        <w:t xml:space="preserve"> New Guinea and East Melanesia have been important sources of lineages for nearby islands</w:t>
      </w:r>
      <w:r w:rsidR="00A82294" w:rsidRPr="00BB241F">
        <w:rPr>
          <w:rFonts w:ascii="Cambria" w:hAnsi="Cambria"/>
          <w:bCs/>
        </w:rPr>
        <w:t>, especially in the</w:t>
      </w:r>
      <w:r w:rsidR="00F647ED" w:rsidRPr="00BB241F">
        <w:rPr>
          <w:rFonts w:ascii="Cambria" w:hAnsi="Cambria"/>
          <w:bCs/>
          <w:i/>
          <w:iCs/>
        </w:rPr>
        <w:t xml:space="preserve"> </w:t>
      </w:r>
      <w:r w:rsidR="00316CB4" w:rsidRPr="00BB241F">
        <w:rPr>
          <w:rFonts w:ascii="Cambria" w:hAnsi="Cambria"/>
          <w:i/>
          <w:iCs/>
        </w:rPr>
        <w:t>G.</w:t>
      </w:r>
      <w:r w:rsidR="00316CB4" w:rsidRPr="00BB241F">
        <w:rPr>
          <w:rFonts w:ascii="Cambria" w:hAnsi="Cambria"/>
        </w:rPr>
        <w:t xml:space="preserve"> </w:t>
      </w:r>
      <w:proofErr w:type="spellStart"/>
      <w:r w:rsidR="00A82294" w:rsidRPr="00BB241F">
        <w:rPr>
          <w:rFonts w:ascii="Cambria" w:hAnsi="Cambria"/>
          <w:bCs/>
          <w:i/>
          <w:iCs/>
        </w:rPr>
        <w:t>oceanica</w:t>
      </w:r>
      <w:proofErr w:type="spellEnd"/>
      <w:r w:rsidR="00A82294" w:rsidRPr="00BB241F">
        <w:rPr>
          <w:rFonts w:ascii="Cambria" w:hAnsi="Cambria"/>
          <w:bCs/>
        </w:rPr>
        <w:t xml:space="preserve"> group</w:t>
      </w:r>
      <w:r w:rsidR="00010328" w:rsidRPr="00BB241F">
        <w:rPr>
          <w:rFonts w:ascii="Cambria" w:hAnsi="Cambria"/>
          <w:bCs/>
        </w:rPr>
        <w:t xml:space="preserve"> (Fig</w:t>
      </w:r>
      <w:r w:rsidR="0025200D" w:rsidRPr="00BB241F">
        <w:rPr>
          <w:rFonts w:ascii="Cambria" w:hAnsi="Cambria"/>
          <w:bCs/>
        </w:rPr>
        <w:t>s.</w:t>
      </w:r>
      <w:r w:rsidR="00010328" w:rsidRPr="00BB241F">
        <w:rPr>
          <w:rFonts w:ascii="Cambria" w:hAnsi="Cambria"/>
          <w:bCs/>
        </w:rPr>
        <w:t xml:space="preserve"> 2</w:t>
      </w:r>
      <w:r w:rsidR="0025200D" w:rsidRPr="00BB241F">
        <w:rPr>
          <w:rFonts w:ascii="Cambria" w:hAnsi="Cambria"/>
          <w:bCs/>
        </w:rPr>
        <w:t>, S5</w:t>
      </w:r>
      <w:r w:rsidR="00010328" w:rsidRPr="00BB241F">
        <w:rPr>
          <w:rFonts w:ascii="Cambria" w:hAnsi="Cambria"/>
          <w:bCs/>
        </w:rPr>
        <w:t>). Furthermore</w:t>
      </w:r>
      <w:r w:rsidR="006958D4" w:rsidRPr="00BB241F">
        <w:rPr>
          <w:rFonts w:ascii="Cambria" w:hAnsi="Cambria"/>
          <w:bCs/>
        </w:rPr>
        <w:t>,</w:t>
      </w:r>
      <w:r w:rsidR="00D97D39" w:rsidRPr="00BB241F">
        <w:rPr>
          <w:rFonts w:ascii="Cambria" w:hAnsi="Cambria"/>
          <w:bCs/>
        </w:rPr>
        <w:t xml:space="preserve"> </w:t>
      </w:r>
      <w:r w:rsidR="00831349" w:rsidRPr="00BB241F">
        <w:rPr>
          <w:rFonts w:ascii="Cambria" w:hAnsi="Cambria"/>
          <w:bCs/>
        </w:rPr>
        <w:t xml:space="preserve">our coding </w:t>
      </w:r>
      <w:r w:rsidR="00D97D39" w:rsidRPr="00BB241F">
        <w:rPr>
          <w:rFonts w:ascii="Cambria" w:hAnsi="Cambria"/>
          <w:bCs/>
        </w:rPr>
        <w:t>for regions</w:t>
      </w:r>
      <w:r w:rsidR="006958D4" w:rsidRPr="00BB241F">
        <w:rPr>
          <w:rFonts w:ascii="Cambria" w:hAnsi="Cambria"/>
          <w:bCs/>
        </w:rPr>
        <w:t xml:space="preserve"> across Melanesia and Wallacea</w:t>
      </w:r>
      <w:r w:rsidR="00D97D39" w:rsidRPr="00BB241F">
        <w:rPr>
          <w:rFonts w:ascii="Cambria" w:hAnsi="Cambria"/>
          <w:bCs/>
        </w:rPr>
        <w:t xml:space="preserve"> certainly </w:t>
      </w:r>
      <w:r w:rsidR="00D97D39" w:rsidRPr="00BB241F">
        <w:rPr>
          <w:rFonts w:ascii="Cambria" w:hAnsi="Cambria"/>
          <w:bCs/>
        </w:rPr>
        <w:lastRenderedPageBreak/>
        <w:t xml:space="preserve">underestimates the </w:t>
      </w:r>
      <w:r w:rsidR="00010328" w:rsidRPr="00BB241F">
        <w:rPr>
          <w:rFonts w:ascii="Cambria" w:hAnsi="Cambria"/>
          <w:bCs/>
        </w:rPr>
        <w:t xml:space="preserve">historical number </w:t>
      </w:r>
      <w:r w:rsidR="00D97D39" w:rsidRPr="00BB241F">
        <w:rPr>
          <w:rFonts w:ascii="Cambria" w:hAnsi="Cambria"/>
          <w:bCs/>
        </w:rPr>
        <w:t>of</w:t>
      </w:r>
      <w:r w:rsidR="00EF3DF9" w:rsidRPr="00BB241F">
        <w:rPr>
          <w:rFonts w:ascii="Cambria" w:hAnsi="Cambria"/>
          <w:bCs/>
        </w:rPr>
        <w:t xml:space="preserve"> inter-island</w:t>
      </w:r>
      <w:r w:rsidR="00D97D39" w:rsidRPr="00BB241F">
        <w:rPr>
          <w:rFonts w:ascii="Cambria" w:hAnsi="Cambria"/>
          <w:bCs/>
        </w:rPr>
        <w:t xml:space="preserve"> </w:t>
      </w:r>
      <w:r w:rsidR="00A8205A" w:rsidRPr="00BB241F">
        <w:rPr>
          <w:rFonts w:ascii="Cambria" w:hAnsi="Cambria"/>
          <w:bCs/>
        </w:rPr>
        <w:t xml:space="preserve">overwater </w:t>
      </w:r>
      <w:r w:rsidR="00D97D39" w:rsidRPr="00BB241F">
        <w:rPr>
          <w:rFonts w:ascii="Cambria" w:hAnsi="Cambria"/>
          <w:bCs/>
        </w:rPr>
        <w:t>dispersal</w:t>
      </w:r>
      <w:r w:rsidR="004C5694" w:rsidRPr="00BB241F">
        <w:rPr>
          <w:rFonts w:ascii="Cambria" w:hAnsi="Cambria"/>
          <w:bCs/>
        </w:rPr>
        <w:t>s</w:t>
      </w:r>
      <w:r w:rsidR="00821ECE" w:rsidRPr="00BB241F">
        <w:rPr>
          <w:rFonts w:ascii="Cambria" w:hAnsi="Cambria"/>
          <w:bCs/>
        </w:rPr>
        <w:t xml:space="preserve"> </w:t>
      </w:r>
      <w:r w:rsidR="006958D4" w:rsidRPr="00BB241F">
        <w:rPr>
          <w:rFonts w:ascii="Cambria" w:hAnsi="Cambria"/>
          <w:bCs/>
        </w:rPr>
        <w:t xml:space="preserve">because </w:t>
      </w:r>
      <w:r w:rsidR="00283434" w:rsidRPr="00BB241F">
        <w:rPr>
          <w:rFonts w:ascii="Cambria" w:hAnsi="Cambria"/>
          <w:bCs/>
        </w:rPr>
        <w:t>some regions</w:t>
      </w:r>
      <w:r w:rsidR="00C95A93" w:rsidRPr="00BB241F">
        <w:rPr>
          <w:rFonts w:ascii="Cambria" w:hAnsi="Cambria"/>
          <w:bCs/>
        </w:rPr>
        <w:t xml:space="preserve"> </w:t>
      </w:r>
      <w:r w:rsidR="005C475E" w:rsidRPr="00BB241F">
        <w:rPr>
          <w:rFonts w:ascii="Cambria" w:hAnsi="Cambria"/>
          <w:bCs/>
        </w:rPr>
        <w:t>consist of</w:t>
      </w:r>
      <w:r w:rsidR="006958D4" w:rsidRPr="00BB241F">
        <w:rPr>
          <w:rFonts w:ascii="Cambria" w:hAnsi="Cambria"/>
          <w:bCs/>
        </w:rPr>
        <w:t xml:space="preserve"> </w:t>
      </w:r>
      <w:r w:rsidR="008549FE" w:rsidRPr="00BB241F">
        <w:rPr>
          <w:rFonts w:ascii="Cambria" w:hAnsi="Cambria"/>
          <w:bCs/>
        </w:rPr>
        <w:t>island</w:t>
      </w:r>
      <w:r w:rsidR="00ED3B3E" w:rsidRPr="00BB241F">
        <w:rPr>
          <w:rFonts w:ascii="Cambria" w:hAnsi="Cambria"/>
          <w:bCs/>
        </w:rPr>
        <w:t>s</w:t>
      </w:r>
      <w:r w:rsidR="008549FE" w:rsidRPr="00BB241F">
        <w:rPr>
          <w:rFonts w:ascii="Cambria" w:hAnsi="Cambria"/>
          <w:bCs/>
        </w:rPr>
        <w:t xml:space="preserve"> that have never been connected by land (e.g</w:t>
      </w:r>
      <w:r w:rsidR="00C95A93" w:rsidRPr="00BB241F">
        <w:rPr>
          <w:rFonts w:ascii="Cambria" w:hAnsi="Cambria"/>
          <w:bCs/>
        </w:rPr>
        <w:t>.</w:t>
      </w:r>
      <w:r w:rsidR="004C5694" w:rsidRPr="00BB241F">
        <w:rPr>
          <w:rFonts w:ascii="Cambria" w:hAnsi="Cambria"/>
          <w:bCs/>
        </w:rPr>
        <w:t>,</w:t>
      </w:r>
      <w:r w:rsidR="00C95A93" w:rsidRPr="00BB241F">
        <w:rPr>
          <w:rFonts w:ascii="Cambria" w:hAnsi="Cambria"/>
          <w:bCs/>
        </w:rPr>
        <w:t xml:space="preserve"> </w:t>
      </w:r>
      <w:r w:rsidR="00831349" w:rsidRPr="00BB241F">
        <w:rPr>
          <w:rFonts w:ascii="Cambria" w:hAnsi="Cambria"/>
        </w:rPr>
        <w:t>Manus</w:t>
      </w:r>
      <w:r w:rsidR="00E13421" w:rsidRPr="00BB241F">
        <w:rPr>
          <w:rFonts w:ascii="Cambria" w:hAnsi="Cambria"/>
        </w:rPr>
        <w:t xml:space="preserve"> versus</w:t>
      </w:r>
      <w:r w:rsidR="00831349" w:rsidRPr="00BB241F">
        <w:rPr>
          <w:rFonts w:ascii="Cambria" w:hAnsi="Cambria"/>
        </w:rPr>
        <w:t xml:space="preserve"> Fiji/Vanuatu within East Melanesia</w:t>
      </w:r>
      <w:r w:rsidR="008549FE" w:rsidRPr="00BB241F">
        <w:rPr>
          <w:rFonts w:ascii="Cambria" w:hAnsi="Cambria"/>
        </w:rPr>
        <w:t>)</w:t>
      </w:r>
      <w:r w:rsidR="00E13421" w:rsidRPr="00BB241F">
        <w:rPr>
          <w:rFonts w:ascii="Cambria" w:hAnsi="Cambria"/>
        </w:rPr>
        <w:t xml:space="preserve"> or landmasses such as New Guinea</w:t>
      </w:r>
      <w:r w:rsidR="000C1EA4" w:rsidRPr="00BB241F">
        <w:rPr>
          <w:rFonts w:ascii="Cambria" w:hAnsi="Cambria"/>
        </w:rPr>
        <w:t xml:space="preserve"> that are comprised of formerly discrete islands</w:t>
      </w:r>
      <w:r w:rsidR="00E13421" w:rsidRPr="00BB241F">
        <w:rPr>
          <w:rFonts w:ascii="Cambria" w:hAnsi="Cambria"/>
        </w:rPr>
        <w:t xml:space="preserve"> </w:t>
      </w:r>
      <w:r w:rsidR="00E13421" w:rsidRPr="00BB241F">
        <w:rPr>
          <w:rFonts w:ascii="Cambria" w:hAnsi="Cambria"/>
        </w:rPr>
        <w:fldChar w:fldCharType="begin"/>
      </w:r>
      <w:r w:rsidR="00DF7BC7" w:rsidRPr="00BB241F">
        <w:rPr>
          <w:rFonts w:ascii="Cambria" w:hAnsi="Cambria"/>
        </w:rPr>
        <w:instrText xml:space="preserve"> ADDIN EN.CITE &lt;EndNote&gt;&lt;Cite&gt;&lt;Author&gt;Pigram&lt;/Author&gt;&lt;Year&gt;1987&lt;/Year&gt;&lt;RecNum&gt;101&lt;/RecNum&gt;&lt;DisplayText&gt;(Pigram &amp;amp; Davies, 1987)&lt;/DisplayText&gt;&lt;record&gt;&lt;rec-number&gt;101&lt;/rec-number&gt;&lt;foreign-keys&gt;&lt;key app="EN" db-id="few0x52dq052frepdtrpxadctdwpwsfffwed" timestamp="1742347992"&gt;101&lt;/key&gt;&lt;/foreign-keys&gt;&lt;ref-type name="Journal Article"&gt;17&lt;/ref-type&gt;&lt;contributors&gt;&lt;authors&gt;&lt;author&gt;Pigram, C.J.&lt;/author&gt;&lt;author&gt;Davies, H.L.  &lt;/author&gt;&lt;/authors&gt;&lt;/contributors&gt;&lt;titles&gt;&lt;title&gt;Terranes and the accretion history of the Papua New Guinea orogen&lt;/title&gt;&lt;secondary-title&gt;BMR Journal of Australian Geology and Geophysics&lt;/secondary-title&gt;&lt;/titles&gt;&lt;periodical&gt;&lt;full-title&gt;BMR Journal of Australian Geology and Geophysics&lt;/full-title&gt;&lt;/periodical&gt;&lt;pages&gt;193-211&lt;/pages&gt;&lt;volume&gt;10&lt;/volume&gt;&lt;dates&gt;&lt;year&gt;1987&lt;/year&gt;&lt;/dates&gt;&lt;urls&gt;&lt;/urls&gt;&lt;/record&gt;&lt;/Cite&gt;&lt;/EndNote&gt;</w:instrText>
      </w:r>
      <w:r w:rsidR="00E13421" w:rsidRPr="00BB241F">
        <w:rPr>
          <w:rFonts w:ascii="Cambria" w:hAnsi="Cambria"/>
        </w:rPr>
        <w:fldChar w:fldCharType="separate"/>
      </w:r>
      <w:r w:rsidR="00DF7BC7" w:rsidRPr="00BB241F">
        <w:rPr>
          <w:rFonts w:ascii="Cambria" w:hAnsi="Cambria"/>
          <w:noProof/>
        </w:rPr>
        <w:t>(Pigram &amp; Davies, 1987)</w:t>
      </w:r>
      <w:r w:rsidR="00E13421" w:rsidRPr="00BB241F">
        <w:rPr>
          <w:rFonts w:ascii="Cambria" w:hAnsi="Cambria"/>
        </w:rPr>
        <w:fldChar w:fldCharType="end"/>
      </w:r>
      <w:r w:rsidR="00831349" w:rsidRPr="00BB241F">
        <w:rPr>
          <w:rFonts w:ascii="Cambria" w:hAnsi="Cambria"/>
        </w:rPr>
        <w:t xml:space="preserve">. </w:t>
      </w:r>
      <w:r w:rsidRPr="00BB241F">
        <w:rPr>
          <w:rFonts w:ascii="Cambria" w:hAnsi="Cambria"/>
        </w:rPr>
        <w:t>These data indicate that, at least for</w:t>
      </w:r>
      <w:r w:rsidR="00EF3DF9" w:rsidRPr="00BB241F">
        <w:rPr>
          <w:rFonts w:ascii="Cambria" w:hAnsi="Cambria"/>
        </w:rPr>
        <w:t xml:space="preserve"> the</w:t>
      </w:r>
      <w:r w:rsidRPr="00BB241F">
        <w:rPr>
          <w:rFonts w:ascii="Cambria" w:hAnsi="Cambria"/>
        </w:rPr>
        <w:t xml:space="preserve"> Melanesian </w:t>
      </w:r>
      <w:r w:rsidRPr="00BB241F">
        <w:rPr>
          <w:rFonts w:ascii="Cambria" w:hAnsi="Cambria"/>
          <w:i/>
          <w:iCs/>
        </w:rPr>
        <w:t>Gehyra</w:t>
      </w:r>
      <w:r w:rsidRPr="00BB241F">
        <w:rPr>
          <w:rFonts w:ascii="Cambria" w:hAnsi="Cambria"/>
        </w:rPr>
        <w:t xml:space="preserve">, an inability to disperse overwater cannot </w:t>
      </w:r>
      <w:r w:rsidR="00E17779" w:rsidRPr="00BB241F">
        <w:rPr>
          <w:rFonts w:ascii="Cambria" w:hAnsi="Cambria"/>
        </w:rPr>
        <w:t xml:space="preserve">be </w:t>
      </w:r>
      <w:r w:rsidRPr="00BB241F">
        <w:rPr>
          <w:rFonts w:ascii="Cambria" w:hAnsi="Cambria"/>
        </w:rPr>
        <w:t xml:space="preserve">invoked to explain </w:t>
      </w:r>
      <w:r w:rsidR="00E86DB3" w:rsidRPr="00BB241F">
        <w:rPr>
          <w:rFonts w:ascii="Cambria" w:hAnsi="Cambria"/>
        </w:rPr>
        <w:t xml:space="preserve">the </w:t>
      </w:r>
      <w:r w:rsidR="00E17779" w:rsidRPr="00BB241F">
        <w:rPr>
          <w:rFonts w:ascii="Cambria" w:hAnsi="Cambria"/>
        </w:rPr>
        <w:t xml:space="preserve">low rate of </w:t>
      </w:r>
      <w:r w:rsidRPr="00BB241F">
        <w:rPr>
          <w:rFonts w:ascii="Cambria" w:hAnsi="Cambria"/>
        </w:rPr>
        <w:t>dispersal into northern Australia</w:t>
      </w:r>
      <w:r w:rsidR="008549FE" w:rsidRPr="00BB241F">
        <w:rPr>
          <w:rFonts w:ascii="Cambria" w:hAnsi="Cambria"/>
        </w:rPr>
        <w:t xml:space="preserve">, especially over the last </w:t>
      </w:r>
      <w:r w:rsidR="00E86DB3" w:rsidRPr="00BB241F">
        <w:rPr>
          <w:rFonts w:ascii="Cambria" w:hAnsi="Cambria"/>
        </w:rPr>
        <w:t xml:space="preserve">ten </w:t>
      </w:r>
      <w:r w:rsidR="008549FE" w:rsidRPr="00BB241F">
        <w:rPr>
          <w:rFonts w:ascii="Cambria" w:hAnsi="Cambria"/>
        </w:rPr>
        <w:t>million years</w:t>
      </w:r>
      <w:r w:rsidRPr="00BB241F">
        <w:rPr>
          <w:rFonts w:ascii="Cambria" w:hAnsi="Cambria"/>
        </w:rPr>
        <w:t>.</w:t>
      </w:r>
      <w:r w:rsidR="00831349" w:rsidRPr="00BB241F">
        <w:rPr>
          <w:rFonts w:ascii="Cambria" w:hAnsi="Cambria"/>
        </w:rPr>
        <w:t xml:space="preserve"> </w:t>
      </w:r>
    </w:p>
    <w:p w14:paraId="70A44653" w14:textId="42C42041" w:rsidR="00EF74DE" w:rsidRPr="00BB241F" w:rsidRDefault="00A82294" w:rsidP="00B10B84">
      <w:pPr>
        <w:spacing w:line="360" w:lineRule="auto"/>
        <w:rPr>
          <w:rFonts w:ascii="Cambria" w:hAnsi="Cambria"/>
          <w:bCs/>
        </w:rPr>
      </w:pPr>
      <w:r w:rsidRPr="00BB241F">
        <w:rPr>
          <w:rFonts w:ascii="Cambria" w:hAnsi="Cambria"/>
          <w:bCs/>
        </w:rPr>
        <w:tab/>
        <w:t>P</w:t>
      </w:r>
      <w:r w:rsidR="00A7718B" w:rsidRPr="00BB241F">
        <w:rPr>
          <w:rFonts w:ascii="Cambria" w:hAnsi="Cambria"/>
          <w:bCs/>
        </w:rPr>
        <w:t>ossi</w:t>
      </w:r>
      <w:r w:rsidR="000C1EA4" w:rsidRPr="00BB241F">
        <w:rPr>
          <w:rFonts w:ascii="Cambria" w:hAnsi="Cambria"/>
          <w:bCs/>
        </w:rPr>
        <w:t>ble</w:t>
      </w:r>
      <w:r w:rsidR="0036057F" w:rsidRPr="00BB241F">
        <w:rPr>
          <w:rFonts w:ascii="Cambria" w:hAnsi="Cambria"/>
          <w:bCs/>
        </w:rPr>
        <w:t xml:space="preserve"> </w:t>
      </w:r>
      <w:r w:rsidR="00E17779" w:rsidRPr="00BB241F">
        <w:rPr>
          <w:rFonts w:ascii="Cambria" w:hAnsi="Cambria"/>
          <w:bCs/>
        </w:rPr>
        <w:t>explanation</w:t>
      </w:r>
      <w:r w:rsidRPr="00BB241F">
        <w:rPr>
          <w:rFonts w:ascii="Cambria" w:hAnsi="Cambria"/>
          <w:bCs/>
        </w:rPr>
        <w:t>s</w:t>
      </w:r>
      <w:r w:rsidR="00F50EF7" w:rsidRPr="00BB241F">
        <w:rPr>
          <w:rFonts w:ascii="Cambria" w:hAnsi="Cambria"/>
          <w:bCs/>
        </w:rPr>
        <w:t xml:space="preserve"> for limited dispersal</w:t>
      </w:r>
      <w:r w:rsidR="00E17779" w:rsidRPr="00BB241F">
        <w:rPr>
          <w:rFonts w:ascii="Cambria" w:hAnsi="Cambria"/>
          <w:bCs/>
        </w:rPr>
        <w:t xml:space="preserve"> </w:t>
      </w:r>
      <w:r w:rsidR="0036057F" w:rsidRPr="00BB241F">
        <w:rPr>
          <w:rFonts w:ascii="Cambria" w:hAnsi="Cambria"/>
          <w:bCs/>
        </w:rPr>
        <w:t xml:space="preserve">by </w:t>
      </w:r>
      <w:r w:rsidR="0036057F" w:rsidRPr="00BB241F">
        <w:rPr>
          <w:rFonts w:ascii="Cambria" w:hAnsi="Cambria"/>
          <w:bCs/>
          <w:i/>
          <w:iCs/>
        </w:rPr>
        <w:t>Gehyra</w:t>
      </w:r>
      <w:r w:rsidR="0036057F" w:rsidRPr="00BB241F">
        <w:rPr>
          <w:rFonts w:ascii="Cambria" w:hAnsi="Cambria"/>
          <w:bCs/>
        </w:rPr>
        <w:t xml:space="preserve"> </w:t>
      </w:r>
      <w:r w:rsidR="00E17779" w:rsidRPr="00BB241F">
        <w:rPr>
          <w:rFonts w:ascii="Cambria" w:hAnsi="Cambria"/>
          <w:bCs/>
        </w:rPr>
        <w:t xml:space="preserve">between </w:t>
      </w:r>
      <w:r w:rsidR="00A8205A" w:rsidRPr="00BB241F">
        <w:rPr>
          <w:rFonts w:ascii="Cambria" w:hAnsi="Cambria"/>
          <w:bCs/>
        </w:rPr>
        <w:t>Australia and Melanesia</w:t>
      </w:r>
      <w:r w:rsidR="00EF3DF9" w:rsidRPr="00BB241F">
        <w:rPr>
          <w:rFonts w:ascii="Cambria" w:hAnsi="Cambria"/>
          <w:bCs/>
        </w:rPr>
        <w:t xml:space="preserve"> (and especially New Guinea)</w:t>
      </w:r>
      <w:r w:rsidR="00F50EF7" w:rsidRPr="00BB241F">
        <w:rPr>
          <w:rFonts w:ascii="Cambria" w:hAnsi="Cambria"/>
          <w:bCs/>
        </w:rPr>
        <w:t xml:space="preserve"> </w:t>
      </w:r>
      <w:r w:rsidR="008F0DA6" w:rsidRPr="00BB241F">
        <w:rPr>
          <w:rFonts w:ascii="Cambria" w:hAnsi="Cambria"/>
          <w:bCs/>
        </w:rPr>
        <w:t xml:space="preserve">are </w:t>
      </w:r>
      <w:r w:rsidR="00F50EF7" w:rsidRPr="00BB241F">
        <w:rPr>
          <w:rFonts w:ascii="Cambria" w:hAnsi="Cambria"/>
          <w:bCs/>
        </w:rPr>
        <w:t>niche conservatism</w:t>
      </w:r>
      <w:r w:rsidR="00E13421" w:rsidRPr="00BB241F">
        <w:rPr>
          <w:rFonts w:ascii="Cambria" w:hAnsi="Cambria"/>
          <w:bCs/>
        </w:rPr>
        <w:t xml:space="preserve"> </w:t>
      </w:r>
      <w:r w:rsidR="00784BCD" w:rsidRPr="00BB241F">
        <w:rPr>
          <w:rFonts w:ascii="Cambria" w:hAnsi="Cambria"/>
          <w:bCs/>
        </w:rPr>
        <w:fldChar w:fldCharType="begin"/>
      </w:r>
      <w:r w:rsidR="003F66AA" w:rsidRPr="00BB241F">
        <w:rPr>
          <w:rFonts w:ascii="Cambria" w:hAnsi="Cambria"/>
          <w:bCs/>
        </w:rPr>
        <w:instrText xml:space="preserve"> ADDIN EN.CITE &lt;EndNote&gt;&lt;Cite&gt;&lt;Author&gt;Crisp&lt;/Author&gt;&lt;Year&gt;2009&lt;/Year&gt;&lt;RecNum&gt;103&lt;/RecNum&gt;&lt;DisplayText&gt;(Crisp, Arroyo, Cook, Gandolfo, Jordan, McGlone, Weston, Westoby, Wilf &amp;amp; Linder, 2009)&lt;/DisplayText&gt;&lt;record&gt;&lt;rec-number&gt;103&lt;/rec-number&gt;&lt;foreign-keys&gt;&lt;key app="EN" db-id="few0x52dq052frepdtrpxadctdwpwsfffwed" timestamp="1742348389"&gt;103&lt;/key&gt;&lt;/foreign-keys&gt;&lt;ref-type name="Journal Article"&gt;17&lt;/ref-type&gt;&lt;contributors&gt;&lt;authors&gt;&lt;author&gt;Crisp, Michael D&lt;/author&gt;&lt;author&gt;Arroyo, Mary TK&lt;/author&gt;&lt;author&gt;Cook, Lyn G&lt;/author&gt;&lt;author&gt;Gandolfo, Maria A&lt;/author&gt;&lt;author&gt;Jordan, Gregory J&lt;/author&gt;&lt;author&gt;McGlone, Matt S&lt;/author&gt;&lt;author&gt;Weston, Peter H&lt;/author&gt;&lt;author&gt;Westoby, Mark&lt;/author&gt;&lt;author&gt;Wilf, Peter&lt;/author&gt;&lt;author&gt;Linder, H Peter&lt;/author&gt;&lt;/authors&gt;&lt;/contributors&gt;&lt;titles&gt;&lt;title&gt;Phylogenetic biome conservatism on a global scale&lt;/title&gt;&lt;secondary-title&gt;Nature&lt;/secondary-title&gt;&lt;/titles&gt;&lt;periodical&gt;&lt;full-title&gt;Nature&lt;/full-title&gt;&lt;/periodical&gt;&lt;pages&gt;754-756&lt;/pages&gt;&lt;volume&gt;458&lt;/volume&gt;&lt;number&gt;7239&lt;/number&gt;&lt;dates&gt;&lt;year&gt;2009&lt;/year&gt;&lt;/dates&gt;&lt;isbn&gt;0028-0836&lt;/isbn&gt;&lt;urls&gt;&lt;/urls&gt;&lt;/record&gt;&lt;/Cite&gt;&lt;/EndNote&gt;</w:instrText>
      </w:r>
      <w:r w:rsidR="00784BCD" w:rsidRPr="00BB241F">
        <w:rPr>
          <w:rFonts w:ascii="Cambria" w:hAnsi="Cambria"/>
          <w:bCs/>
        </w:rPr>
        <w:fldChar w:fldCharType="separate"/>
      </w:r>
      <w:r w:rsidR="003F66AA" w:rsidRPr="00BB241F">
        <w:rPr>
          <w:rFonts w:ascii="Cambria" w:hAnsi="Cambria"/>
          <w:bCs/>
          <w:noProof/>
        </w:rPr>
        <w:t>(Crisp, Arroyo, Cook, Gandolfo, Jordan, McGlone, Weston, Westoby, Wilf &amp; Linder, 2009)</w:t>
      </w:r>
      <w:r w:rsidR="00784BCD" w:rsidRPr="00BB241F">
        <w:rPr>
          <w:rFonts w:ascii="Cambria" w:hAnsi="Cambria"/>
          <w:bCs/>
        </w:rPr>
        <w:fldChar w:fldCharType="end"/>
      </w:r>
      <w:r w:rsidRPr="00BB241F">
        <w:rPr>
          <w:rFonts w:ascii="Cambria" w:hAnsi="Cambria"/>
          <w:bCs/>
        </w:rPr>
        <w:t xml:space="preserve"> and biotic interactions such as compe</w:t>
      </w:r>
      <w:r w:rsidR="00F647ED" w:rsidRPr="00BB241F">
        <w:rPr>
          <w:rFonts w:ascii="Cambria" w:hAnsi="Cambria"/>
          <w:bCs/>
        </w:rPr>
        <w:t>ti</w:t>
      </w:r>
      <w:r w:rsidRPr="00BB241F">
        <w:rPr>
          <w:rFonts w:ascii="Cambria" w:hAnsi="Cambria"/>
          <w:bCs/>
        </w:rPr>
        <w:t>tion</w:t>
      </w:r>
      <w:r w:rsidR="00F50EF7" w:rsidRPr="00BB241F">
        <w:rPr>
          <w:rFonts w:ascii="Cambria" w:hAnsi="Cambria"/>
          <w:bCs/>
        </w:rPr>
        <w:t>.</w:t>
      </w:r>
      <w:r w:rsidRPr="00BB241F">
        <w:rPr>
          <w:rFonts w:ascii="Cambria" w:hAnsi="Cambria"/>
          <w:bCs/>
        </w:rPr>
        <w:t xml:space="preserve"> It is very difficult to distinguish between these two potential processes</w:t>
      </w:r>
      <w:r w:rsidR="00B70438" w:rsidRPr="00BB241F">
        <w:rPr>
          <w:rFonts w:ascii="Cambria" w:hAnsi="Cambria"/>
          <w:bCs/>
        </w:rPr>
        <w:t>, and it is even possible that both are playing a role</w:t>
      </w:r>
      <w:r w:rsidRPr="00BB241F">
        <w:rPr>
          <w:rFonts w:ascii="Cambria" w:hAnsi="Cambria"/>
          <w:bCs/>
        </w:rPr>
        <w:t>. However,</w:t>
      </w:r>
      <w:r w:rsidR="00EF74DE" w:rsidRPr="00BB241F">
        <w:rPr>
          <w:rFonts w:ascii="Cambria" w:hAnsi="Cambria"/>
          <w:bCs/>
        </w:rPr>
        <w:t xml:space="preserve"> </w:t>
      </w:r>
      <w:r w:rsidRPr="00BB241F">
        <w:rPr>
          <w:rFonts w:ascii="Cambria" w:hAnsi="Cambria"/>
          <w:bCs/>
        </w:rPr>
        <w:t>with respect to niche conservatism, s</w:t>
      </w:r>
      <w:r w:rsidR="00EF74DE" w:rsidRPr="00BB241F">
        <w:rPr>
          <w:rFonts w:ascii="Cambria" w:hAnsi="Cambria"/>
          <w:bCs/>
        </w:rPr>
        <w:t xml:space="preserve">tudies of Australian </w:t>
      </w:r>
      <w:r w:rsidR="00EF74DE" w:rsidRPr="00BB241F">
        <w:rPr>
          <w:rFonts w:ascii="Cambria" w:hAnsi="Cambria"/>
          <w:bCs/>
          <w:i/>
          <w:iCs/>
        </w:rPr>
        <w:t>Gehyra</w:t>
      </w:r>
      <w:r w:rsidR="00EF74DE" w:rsidRPr="00BB241F">
        <w:rPr>
          <w:rFonts w:ascii="Cambria" w:hAnsi="Cambria"/>
          <w:bCs/>
        </w:rPr>
        <w:t xml:space="preserve"> have empha</w:t>
      </w:r>
      <w:r w:rsidR="00BA765D" w:rsidRPr="00BB241F">
        <w:rPr>
          <w:rFonts w:ascii="Cambria" w:hAnsi="Cambria"/>
          <w:bCs/>
        </w:rPr>
        <w:t>s</w:t>
      </w:r>
      <w:r w:rsidR="00EF74DE" w:rsidRPr="00BB241F">
        <w:rPr>
          <w:rFonts w:ascii="Cambria" w:hAnsi="Cambria"/>
          <w:bCs/>
        </w:rPr>
        <w:t>ised that even within this</w:t>
      </w:r>
      <w:r w:rsidR="00D2594F" w:rsidRPr="00BB241F">
        <w:rPr>
          <w:rFonts w:ascii="Cambria" w:hAnsi="Cambria"/>
          <w:bCs/>
        </w:rPr>
        <w:t xml:space="preserve"> moderately</w:t>
      </w:r>
      <w:r w:rsidR="00EF74DE" w:rsidRPr="00BB241F">
        <w:rPr>
          <w:rFonts w:ascii="Cambria" w:hAnsi="Cambria"/>
          <w:bCs/>
        </w:rPr>
        <w:t xml:space="preserve"> old radiation, only one lineage has been able to shift from monsoonal to arid environments</w:t>
      </w:r>
      <w:r w:rsidR="00D2594F" w:rsidRPr="00BB241F">
        <w:rPr>
          <w:rFonts w:ascii="Cambria" w:hAnsi="Cambria"/>
          <w:bCs/>
        </w:rPr>
        <w:t xml:space="preserve"> </w:t>
      </w:r>
      <w:r w:rsidR="00D2594F" w:rsidRPr="00BB241F">
        <w:rPr>
          <w:rFonts w:ascii="Cambria" w:hAnsi="Cambria"/>
          <w:bCs/>
        </w:rPr>
        <w:fldChar w:fldCharType="begin"/>
      </w:r>
      <w:r w:rsidR="00DF7BC7" w:rsidRPr="00BB241F">
        <w:rPr>
          <w:rFonts w:ascii="Cambria" w:hAnsi="Cambria"/>
          <w:bCs/>
        </w:rPr>
        <w:instrText xml:space="preserve"> ADDIN EN.CITE &lt;EndNote&gt;&lt;Cite&gt;&lt;Author&gt;Ashman&lt;/Author&gt;&lt;Year&gt;2018&lt;/Year&gt;&lt;RecNum&gt;56&lt;/RecNum&gt;&lt;DisplayText&gt;(Ashman et al., 2018)&lt;/DisplayText&gt;&lt;record&gt;&lt;rec-number&gt;56&lt;/rec-number&gt;&lt;foreign-keys&gt;&lt;key app="EN" db-id="few0x52dq052frepdtrpxadctdwpwsfffwed" timestamp="1741931483"&gt;56&lt;/key&gt;&lt;/foreign-keys&gt;&lt;ref-type name="Journal Article"&gt;17&lt;/ref-type&gt;&lt;contributors&gt;&lt;authors&gt;&lt;author&gt;Ashman, LG&lt;/author&gt;&lt;author&gt;Bragg, JG&lt;/author&gt;&lt;author&gt;Doughty, Paul&lt;/author&gt;&lt;author&gt;Hutchinson, MN&lt;/author&gt;&lt;author&gt;Bank, Sarah&lt;/author&gt;&lt;author&gt;Matzke, NJ&lt;/author&gt;&lt;author&gt;Oliver, Paul&lt;/author&gt;&lt;author&gt;Moritz, Craig&lt;/author&gt;&lt;/authors&gt;&lt;/contributors&gt;&lt;titles&gt;&lt;title&gt;Diversification across biomes in a continental lizard radiation&lt;/title&gt;&lt;secondary-title&gt;Evolution&lt;/secondary-title&gt;&lt;/titles&gt;&lt;periodical&gt;&lt;full-title&gt;Evolution&lt;/full-title&gt;&lt;/periodical&gt;&lt;pages&gt;1553-1569&lt;/pages&gt;&lt;volume&gt;72&lt;/volume&gt;&lt;number&gt;8&lt;/number&gt;&lt;dates&gt;&lt;year&gt;2018&lt;/year&gt;&lt;/dates&gt;&lt;isbn&gt;1558-5646&lt;/isbn&gt;&lt;urls&gt;&lt;/urls&gt;&lt;/record&gt;&lt;/Cite&gt;&lt;/EndNote&gt;</w:instrText>
      </w:r>
      <w:r w:rsidR="00D2594F" w:rsidRPr="00BB241F">
        <w:rPr>
          <w:rFonts w:ascii="Cambria" w:hAnsi="Cambria"/>
          <w:bCs/>
        </w:rPr>
        <w:fldChar w:fldCharType="separate"/>
      </w:r>
      <w:r w:rsidR="00DF7BC7" w:rsidRPr="00BB241F">
        <w:rPr>
          <w:rFonts w:ascii="Cambria" w:hAnsi="Cambria"/>
          <w:bCs/>
          <w:noProof/>
        </w:rPr>
        <w:t>(Ashman et al., 2018)</w:t>
      </w:r>
      <w:r w:rsidR="00D2594F" w:rsidRPr="00BB241F">
        <w:rPr>
          <w:rFonts w:ascii="Cambria" w:hAnsi="Cambria"/>
          <w:bCs/>
        </w:rPr>
        <w:fldChar w:fldCharType="end"/>
      </w:r>
      <w:r w:rsidR="001963A8" w:rsidRPr="00BB241F">
        <w:rPr>
          <w:rFonts w:ascii="Cambria" w:hAnsi="Cambria"/>
          <w:bCs/>
        </w:rPr>
        <w:t xml:space="preserve">, despite having </w:t>
      </w:r>
      <w:r w:rsidR="008F0DA6" w:rsidRPr="00BB241F">
        <w:rPr>
          <w:rFonts w:ascii="Cambria" w:hAnsi="Cambria"/>
          <w:bCs/>
        </w:rPr>
        <w:t>hard-</w:t>
      </w:r>
      <w:r w:rsidR="001963A8" w:rsidRPr="00BB241F">
        <w:rPr>
          <w:rFonts w:ascii="Cambria" w:hAnsi="Cambria"/>
          <w:bCs/>
        </w:rPr>
        <w:t xml:space="preserve">shelled eggs and considerable </w:t>
      </w:r>
      <w:r w:rsidR="00A7718B" w:rsidRPr="00BB241F">
        <w:rPr>
          <w:rFonts w:ascii="Cambria" w:hAnsi="Cambria"/>
          <w:bCs/>
        </w:rPr>
        <w:t>lability</w:t>
      </w:r>
      <w:r w:rsidR="001963A8" w:rsidRPr="00BB241F">
        <w:rPr>
          <w:rFonts w:ascii="Cambria" w:hAnsi="Cambria"/>
          <w:bCs/>
        </w:rPr>
        <w:t xml:space="preserve"> in thermal and hydric physiology </w:t>
      </w:r>
      <w:r w:rsidR="001963A8" w:rsidRPr="00BB241F">
        <w:rPr>
          <w:rFonts w:ascii="Cambria" w:hAnsi="Cambria"/>
          <w:bCs/>
        </w:rPr>
        <w:fldChar w:fldCharType="begin"/>
      </w:r>
      <w:r w:rsidR="003F66AA" w:rsidRPr="00BB241F">
        <w:rPr>
          <w:rFonts w:ascii="Cambria" w:hAnsi="Cambria"/>
          <w:bCs/>
        </w:rPr>
        <w:instrText xml:space="preserve"> ADDIN EN.CITE &lt;EndNote&gt;&lt;Cite&gt;&lt;Author&gt;Skelton&lt;/Author&gt;&lt;Year&gt;2024&lt;/Year&gt;&lt;RecNum&gt;60&lt;/RecNum&gt;&lt;DisplayText&gt;(Skelton, Moritz, Day, Weitzman, Schlesinger, Zozaya &amp;amp; Christian, 2024)&lt;/DisplayText&gt;&lt;record&gt;&lt;rec-number&gt;60&lt;/rec-number&gt;&lt;foreign-keys&gt;&lt;key app="EN" db-id="few0x52dq052frepdtrpxadctdwpwsfffwed" timestamp="1741931872"&gt;60&lt;/key&gt;&lt;/foreign-keys&gt;&lt;ref-type name="Journal Article"&gt;17&lt;/ref-type&gt;&lt;contributors&gt;&lt;authors&gt;&lt;author&gt;Skelton, Kade&lt;/author&gt;&lt;author&gt;Moritz, Craig&lt;/author&gt;&lt;author&gt;Day, Kimberley A&lt;/author&gt;&lt;author&gt;Weitzman, Chava L&lt;/author&gt;&lt;author&gt;Schlesinger, Christine&lt;/author&gt;&lt;author&gt;Zozaya, Stephen M&lt;/author&gt;&lt;author&gt;Christian, Keith Allen&lt;/author&gt;&lt;/authors&gt;&lt;/contributors&gt;&lt;titles&gt;&lt;title&gt;Climatic Variability Shapes Plasticity of Hydric and Thermal Physiology in Tropical Geckos&lt;/title&gt;&lt;/titles&gt;&lt;dates&gt;&lt;year&gt;2024&lt;/year&gt;&lt;/dates&gt;&lt;urls&gt;&lt;/urls&gt;&lt;/record&gt;&lt;/Cite&gt;&lt;/EndNote&gt;</w:instrText>
      </w:r>
      <w:r w:rsidR="001963A8" w:rsidRPr="00BB241F">
        <w:rPr>
          <w:rFonts w:ascii="Cambria" w:hAnsi="Cambria"/>
          <w:bCs/>
        </w:rPr>
        <w:fldChar w:fldCharType="separate"/>
      </w:r>
      <w:r w:rsidR="003F66AA" w:rsidRPr="00BB241F">
        <w:rPr>
          <w:rFonts w:ascii="Cambria" w:hAnsi="Cambria"/>
          <w:bCs/>
          <w:noProof/>
        </w:rPr>
        <w:t>(Skelton, Moritz, Day, Weitzman, Schlesinger, Zozaya &amp; Christian, 2024)</w:t>
      </w:r>
      <w:r w:rsidR="001963A8" w:rsidRPr="00BB241F">
        <w:rPr>
          <w:rFonts w:ascii="Cambria" w:hAnsi="Cambria"/>
          <w:bCs/>
        </w:rPr>
        <w:fldChar w:fldCharType="end"/>
      </w:r>
      <w:r w:rsidR="00EF74DE" w:rsidRPr="00BB241F">
        <w:rPr>
          <w:rFonts w:ascii="Cambria" w:hAnsi="Cambria"/>
          <w:bCs/>
        </w:rPr>
        <w:t xml:space="preserve">. </w:t>
      </w:r>
      <w:r w:rsidR="00FE537D" w:rsidRPr="00BB241F">
        <w:rPr>
          <w:rFonts w:ascii="Cambria" w:hAnsi="Cambria"/>
          <w:bCs/>
        </w:rPr>
        <w:t xml:space="preserve">Melanesian </w:t>
      </w:r>
      <w:r w:rsidR="00FE537D" w:rsidRPr="00BB241F">
        <w:rPr>
          <w:rFonts w:ascii="Cambria" w:hAnsi="Cambria"/>
          <w:bCs/>
          <w:i/>
          <w:iCs/>
        </w:rPr>
        <w:t>Gehyra</w:t>
      </w:r>
      <w:r w:rsidR="00FE537D" w:rsidRPr="00BB241F">
        <w:rPr>
          <w:rFonts w:ascii="Cambria" w:hAnsi="Cambria"/>
          <w:bCs/>
        </w:rPr>
        <w:t xml:space="preserve"> are</w:t>
      </w:r>
      <w:r w:rsidR="009B5314" w:rsidRPr="00BB241F">
        <w:rPr>
          <w:rFonts w:ascii="Cambria" w:hAnsi="Cambria"/>
          <w:bCs/>
        </w:rPr>
        <w:t xml:space="preserve"> </w:t>
      </w:r>
      <w:r w:rsidR="00EF3DF9" w:rsidRPr="00BB241F">
        <w:rPr>
          <w:rFonts w:ascii="Cambria" w:hAnsi="Cambria"/>
          <w:bCs/>
        </w:rPr>
        <w:t>strongly</w:t>
      </w:r>
      <w:r w:rsidR="00FE537D" w:rsidRPr="00BB241F">
        <w:rPr>
          <w:rFonts w:ascii="Cambria" w:hAnsi="Cambria"/>
          <w:bCs/>
        </w:rPr>
        <w:t xml:space="preserve"> associated with </w:t>
      </w:r>
      <w:r w:rsidR="00EF3DF9" w:rsidRPr="00BB241F">
        <w:rPr>
          <w:rFonts w:ascii="Cambria" w:hAnsi="Cambria"/>
          <w:bCs/>
        </w:rPr>
        <w:t>tropical rain</w:t>
      </w:r>
      <w:r w:rsidR="00FE537D" w:rsidRPr="00BB241F">
        <w:rPr>
          <w:rFonts w:ascii="Cambria" w:hAnsi="Cambria"/>
          <w:bCs/>
        </w:rPr>
        <w:t>forest habitats,</w:t>
      </w:r>
      <w:r w:rsidR="00784BCD" w:rsidRPr="00BB241F">
        <w:rPr>
          <w:rFonts w:ascii="Cambria" w:hAnsi="Cambria"/>
          <w:bCs/>
        </w:rPr>
        <w:t xml:space="preserve"> </w:t>
      </w:r>
      <w:r w:rsidR="008F0DA6" w:rsidRPr="00BB241F">
        <w:rPr>
          <w:rFonts w:ascii="Cambria" w:hAnsi="Cambria"/>
          <w:bCs/>
        </w:rPr>
        <w:t xml:space="preserve">whereas </w:t>
      </w:r>
      <w:r w:rsidR="00784BCD" w:rsidRPr="00BB241F">
        <w:rPr>
          <w:rFonts w:ascii="Cambria" w:hAnsi="Cambria"/>
          <w:bCs/>
        </w:rPr>
        <w:t xml:space="preserve">the two </w:t>
      </w:r>
      <w:r w:rsidR="00664547" w:rsidRPr="00BB241F">
        <w:rPr>
          <w:rFonts w:ascii="Cambria" w:hAnsi="Cambria"/>
          <w:bCs/>
        </w:rPr>
        <w:t>Australia</w:t>
      </w:r>
      <w:r w:rsidR="00577788" w:rsidRPr="00BB241F">
        <w:rPr>
          <w:rFonts w:ascii="Cambria" w:hAnsi="Cambria"/>
          <w:bCs/>
        </w:rPr>
        <w:t>n</w:t>
      </w:r>
      <w:r w:rsidR="00664547" w:rsidRPr="00BB241F">
        <w:rPr>
          <w:rFonts w:ascii="Cambria" w:hAnsi="Cambria"/>
          <w:bCs/>
        </w:rPr>
        <w:t xml:space="preserve"> </w:t>
      </w:r>
      <w:r w:rsidR="003125D6" w:rsidRPr="00BB241F">
        <w:rPr>
          <w:rFonts w:ascii="Cambria" w:hAnsi="Cambria"/>
          <w:bCs/>
          <w:i/>
          <w:iCs/>
        </w:rPr>
        <w:t>Gehyra</w:t>
      </w:r>
      <w:r w:rsidR="003125D6" w:rsidRPr="00BB241F">
        <w:rPr>
          <w:rFonts w:ascii="Cambria" w:hAnsi="Cambria"/>
          <w:bCs/>
        </w:rPr>
        <w:t xml:space="preserve"> </w:t>
      </w:r>
      <w:r w:rsidR="00E86DB3" w:rsidRPr="00BB241F">
        <w:rPr>
          <w:rFonts w:ascii="Cambria" w:hAnsi="Cambria"/>
          <w:bCs/>
        </w:rPr>
        <w:t xml:space="preserve">lineages </w:t>
      </w:r>
      <w:r w:rsidR="003125D6" w:rsidRPr="00BB241F">
        <w:rPr>
          <w:rFonts w:ascii="Cambria" w:hAnsi="Cambria"/>
          <w:bCs/>
        </w:rPr>
        <w:t>are</w:t>
      </w:r>
      <w:r w:rsidR="00B70438" w:rsidRPr="00BB241F">
        <w:rPr>
          <w:rFonts w:ascii="Cambria" w:hAnsi="Cambria"/>
          <w:bCs/>
        </w:rPr>
        <w:t xml:space="preserve"> almost</w:t>
      </w:r>
      <w:r w:rsidR="003125D6" w:rsidRPr="00BB241F">
        <w:rPr>
          <w:rFonts w:ascii="Cambria" w:hAnsi="Cambria"/>
          <w:bCs/>
        </w:rPr>
        <w:t xml:space="preserve"> completely absent from </w:t>
      </w:r>
      <w:r w:rsidR="00784BCD" w:rsidRPr="00BB241F">
        <w:rPr>
          <w:rFonts w:ascii="Cambria" w:hAnsi="Cambria"/>
          <w:bCs/>
        </w:rPr>
        <w:t>rainforest areas</w:t>
      </w:r>
      <w:r w:rsidR="003125D6" w:rsidRPr="00BB241F">
        <w:rPr>
          <w:rFonts w:ascii="Cambria" w:hAnsi="Cambria"/>
          <w:bCs/>
        </w:rPr>
        <w:t>. Analyses</w:t>
      </w:r>
      <w:r w:rsidR="00E17779" w:rsidRPr="00BB241F">
        <w:rPr>
          <w:rFonts w:ascii="Cambria" w:hAnsi="Cambria"/>
          <w:bCs/>
        </w:rPr>
        <w:t xml:space="preserve"> of</w:t>
      </w:r>
      <w:r w:rsidR="003125D6" w:rsidRPr="00BB241F">
        <w:rPr>
          <w:rFonts w:ascii="Cambria" w:hAnsi="Cambria"/>
          <w:bCs/>
        </w:rPr>
        <w:t xml:space="preserve"> </w:t>
      </w:r>
      <w:r w:rsidR="00E17779" w:rsidRPr="00BB241F">
        <w:rPr>
          <w:rFonts w:ascii="Cambria" w:hAnsi="Cambria"/>
          <w:bCs/>
        </w:rPr>
        <w:t xml:space="preserve">other </w:t>
      </w:r>
      <w:r w:rsidR="00577788" w:rsidRPr="00BB241F">
        <w:rPr>
          <w:rFonts w:ascii="Cambria" w:hAnsi="Cambria"/>
          <w:bCs/>
        </w:rPr>
        <w:t>families</w:t>
      </w:r>
      <w:r w:rsidR="00E17779" w:rsidRPr="00BB241F">
        <w:rPr>
          <w:rFonts w:ascii="Cambria" w:hAnsi="Cambria"/>
          <w:bCs/>
        </w:rPr>
        <w:t xml:space="preserve"> of</w:t>
      </w:r>
      <w:r w:rsidR="00784BCD" w:rsidRPr="00BB241F">
        <w:rPr>
          <w:rFonts w:ascii="Cambria" w:hAnsi="Cambria"/>
          <w:bCs/>
        </w:rPr>
        <w:t xml:space="preserve"> Australasian</w:t>
      </w:r>
      <w:r w:rsidR="00E17779" w:rsidRPr="00BB241F">
        <w:rPr>
          <w:rFonts w:ascii="Cambria" w:hAnsi="Cambria"/>
          <w:bCs/>
        </w:rPr>
        <w:t xml:space="preserve"> reptiles</w:t>
      </w:r>
      <w:r w:rsidR="00E86DB3" w:rsidRPr="00BB241F">
        <w:rPr>
          <w:rFonts w:ascii="Cambria" w:hAnsi="Cambria"/>
          <w:bCs/>
        </w:rPr>
        <w:t>,</w:t>
      </w:r>
      <w:r w:rsidR="00577788" w:rsidRPr="00BB241F">
        <w:rPr>
          <w:rFonts w:ascii="Cambria" w:hAnsi="Cambria"/>
          <w:bCs/>
        </w:rPr>
        <w:t xml:space="preserve"> including</w:t>
      </w:r>
      <w:r w:rsidR="00F50EF7" w:rsidRPr="00BB241F">
        <w:rPr>
          <w:rFonts w:ascii="Cambria" w:hAnsi="Cambria"/>
          <w:bCs/>
        </w:rPr>
        <w:t xml:space="preserve"> diverse and relatively old </w:t>
      </w:r>
      <w:r w:rsidR="003125D6" w:rsidRPr="00BB241F">
        <w:rPr>
          <w:rFonts w:ascii="Cambria" w:hAnsi="Cambria"/>
          <w:bCs/>
        </w:rPr>
        <w:t>radiations associated with arid and savannah environments</w:t>
      </w:r>
      <w:r w:rsidR="00FE537D" w:rsidRPr="00BB241F">
        <w:rPr>
          <w:rFonts w:ascii="Cambria" w:hAnsi="Cambria"/>
          <w:bCs/>
        </w:rPr>
        <w:t xml:space="preserve"> in Australia</w:t>
      </w:r>
      <w:r w:rsidR="00E86DB3" w:rsidRPr="00BB241F">
        <w:rPr>
          <w:rFonts w:ascii="Cambria" w:hAnsi="Cambria"/>
          <w:bCs/>
        </w:rPr>
        <w:t>,</w:t>
      </w:r>
      <w:r w:rsidR="003125D6" w:rsidRPr="00BB241F">
        <w:rPr>
          <w:rFonts w:ascii="Cambria" w:hAnsi="Cambria"/>
          <w:bCs/>
        </w:rPr>
        <w:t xml:space="preserve"> ha</w:t>
      </w:r>
      <w:r w:rsidR="00577788" w:rsidRPr="00BB241F">
        <w:rPr>
          <w:rFonts w:ascii="Cambria" w:hAnsi="Cambria"/>
          <w:bCs/>
        </w:rPr>
        <w:t>ve</w:t>
      </w:r>
      <w:r w:rsidR="003125D6" w:rsidRPr="00BB241F">
        <w:rPr>
          <w:rFonts w:ascii="Cambria" w:hAnsi="Cambria"/>
          <w:bCs/>
        </w:rPr>
        <w:t xml:space="preserve"> also found limited </w:t>
      </w:r>
      <w:r w:rsidR="00F50EF7" w:rsidRPr="00BB241F">
        <w:rPr>
          <w:rFonts w:ascii="Cambria" w:hAnsi="Cambria"/>
          <w:bCs/>
        </w:rPr>
        <w:t>or no evidence</w:t>
      </w:r>
      <w:r w:rsidR="003125D6" w:rsidRPr="00BB241F">
        <w:rPr>
          <w:rFonts w:ascii="Cambria" w:hAnsi="Cambria"/>
          <w:bCs/>
        </w:rPr>
        <w:t xml:space="preserve"> for dispersal into New Guinea</w:t>
      </w:r>
      <w:r w:rsidR="00784BCD" w:rsidRPr="00BB241F">
        <w:rPr>
          <w:rFonts w:ascii="Cambria" w:hAnsi="Cambria"/>
          <w:bCs/>
        </w:rPr>
        <w:t xml:space="preserve"> </w:t>
      </w:r>
      <w:r w:rsidR="00784BCD" w:rsidRPr="00BB241F">
        <w:rPr>
          <w:rFonts w:ascii="Cambria" w:hAnsi="Cambria"/>
          <w:bCs/>
        </w:rPr>
        <w:fldChar w:fldCharType="begin">
          <w:fldData xml:space="preserve">PEVuZE5vdGU+PENpdGU+PEF1dGhvcj5UYWxsb3dpbjwvQXV0aG9yPjxZZWFyPjIwMjA8L1llYXI+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=
</w:fldData>
        </w:fldChar>
      </w:r>
      <w:r w:rsidR="003F66AA" w:rsidRPr="00BB241F">
        <w:rPr>
          <w:rFonts w:ascii="Cambria" w:hAnsi="Cambria"/>
          <w:bCs/>
        </w:rPr>
        <w:instrText xml:space="preserve"> ADDIN EN.CITE </w:instrText>
      </w:r>
      <w:r w:rsidR="003F66AA" w:rsidRPr="00BB241F">
        <w:rPr>
          <w:rFonts w:ascii="Cambria" w:hAnsi="Cambria"/>
          <w:bCs/>
        </w:rPr>
        <w:fldChar w:fldCharType="begin">
          <w:fldData xml:space="preserve">PEVuZE5vdGU+PENpdGU+PEF1dGhvcj5UYWxsb3dpbjwvQXV0aG9yPjxZZWFyPjIwMjA8L1llYXI+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=
</w:fldData>
        </w:fldChar>
      </w:r>
      <w:r w:rsidR="003F66AA" w:rsidRPr="00BB241F">
        <w:rPr>
          <w:rFonts w:ascii="Cambria" w:hAnsi="Cambria"/>
          <w:bCs/>
        </w:rPr>
        <w:instrText xml:space="preserve"> ADDIN EN.CITE.DATA </w:instrText>
      </w:r>
      <w:r w:rsidR="003F66AA" w:rsidRPr="00BB241F">
        <w:rPr>
          <w:rFonts w:ascii="Cambria" w:hAnsi="Cambria"/>
          <w:bCs/>
        </w:rPr>
      </w:r>
      <w:r w:rsidR="003F66AA" w:rsidRPr="00BB241F">
        <w:rPr>
          <w:rFonts w:ascii="Cambria" w:hAnsi="Cambria"/>
          <w:bCs/>
        </w:rPr>
        <w:fldChar w:fldCharType="end"/>
      </w:r>
      <w:r w:rsidR="00784BCD" w:rsidRPr="00BB241F">
        <w:rPr>
          <w:rFonts w:ascii="Cambria" w:hAnsi="Cambria"/>
          <w:bCs/>
        </w:rPr>
      </w:r>
      <w:r w:rsidR="00784BCD" w:rsidRPr="00BB241F">
        <w:rPr>
          <w:rFonts w:ascii="Cambria" w:hAnsi="Cambria"/>
          <w:bCs/>
        </w:rPr>
        <w:fldChar w:fldCharType="separate"/>
      </w:r>
      <w:r w:rsidR="003F66AA" w:rsidRPr="00BB241F">
        <w:rPr>
          <w:rFonts w:ascii="Cambria" w:hAnsi="Cambria"/>
          <w:bCs/>
          <w:noProof/>
        </w:rPr>
        <w:t>(Pavón-Vázquez et al., 2022; Skipwith, Bi &amp; Oliver, 2019; Tallowin et al., 2020)</w:t>
      </w:r>
      <w:r w:rsidR="00784BCD" w:rsidRPr="00BB241F">
        <w:rPr>
          <w:rFonts w:ascii="Cambria" w:hAnsi="Cambria"/>
          <w:bCs/>
        </w:rPr>
        <w:fldChar w:fldCharType="end"/>
      </w:r>
      <w:r w:rsidR="003125D6" w:rsidRPr="00BB241F">
        <w:rPr>
          <w:rFonts w:ascii="Cambria" w:hAnsi="Cambria"/>
          <w:bCs/>
        </w:rPr>
        <w:t xml:space="preserve">. </w:t>
      </w:r>
      <w:r w:rsidR="00664547" w:rsidRPr="00BB241F">
        <w:rPr>
          <w:rFonts w:ascii="Cambria" w:hAnsi="Cambria"/>
          <w:bCs/>
        </w:rPr>
        <w:t>This suggests that for</w:t>
      </w:r>
      <w:r w:rsidR="003125D6" w:rsidRPr="00BB241F">
        <w:rPr>
          <w:rFonts w:ascii="Cambria" w:hAnsi="Cambria"/>
          <w:bCs/>
        </w:rPr>
        <w:t xml:space="preserve"> many taxa</w:t>
      </w:r>
      <w:r w:rsidR="00BF2831" w:rsidRPr="00BB241F">
        <w:rPr>
          <w:rFonts w:ascii="Cambria" w:hAnsi="Cambria"/>
          <w:bCs/>
        </w:rPr>
        <w:t>,</w:t>
      </w:r>
      <w:r w:rsidR="00EF3DF9" w:rsidRPr="00BB241F">
        <w:rPr>
          <w:rFonts w:ascii="Cambria" w:hAnsi="Cambria"/>
          <w:bCs/>
        </w:rPr>
        <w:t xml:space="preserve"> </w:t>
      </w:r>
      <w:r w:rsidR="00FA62B2" w:rsidRPr="00BB241F">
        <w:rPr>
          <w:rFonts w:ascii="Cambria" w:hAnsi="Cambria"/>
          <w:bCs/>
        </w:rPr>
        <w:t xml:space="preserve">and </w:t>
      </w:r>
      <w:r w:rsidR="00490315" w:rsidRPr="00BB241F">
        <w:rPr>
          <w:rFonts w:ascii="Cambria" w:hAnsi="Cambria"/>
          <w:bCs/>
        </w:rPr>
        <w:t xml:space="preserve">perhaps </w:t>
      </w:r>
      <w:r w:rsidR="008F0DA6" w:rsidRPr="00BB241F">
        <w:rPr>
          <w:rFonts w:ascii="Cambria" w:hAnsi="Cambria"/>
          <w:bCs/>
        </w:rPr>
        <w:t xml:space="preserve">for </w:t>
      </w:r>
      <w:r w:rsidR="00490315" w:rsidRPr="00BB241F">
        <w:rPr>
          <w:rFonts w:ascii="Cambria" w:hAnsi="Cambria"/>
          <w:bCs/>
        </w:rPr>
        <w:t xml:space="preserve">ectothermic </w:t>
      </w:r>
      <w:proofErr w:type="gramStart"/>
      <w:r w:rsidR="00490315" w:rsidRPr="00BB241F">
        <w:rPr>
          <w:rFonts w:ascii="Cambria" w:hAnsi="Cambria"/>
          <w:bCs/>
        </w:rPr>
        <w:t>reptiles</w:t>
      </w:r>
      <w:r w:rsidR="00D2594F" w:rsidRPr="00BB241F">
        <w:rPr>
          <w:rFonts w:ascii="Cambria" w:hAnsi="Cambria"/>
          <w:bCs/>
        </w:rPr>
        <w:t xml:space="preserve"> in particular</w:t>
      </w:r>
      <w:r w:rsidR="00BF2831" w:rsidRPr="00BB241F">
        <w:rPr>
          <w:rFonts w:ascii="Cambria" w:hAnsi="Cambria"/>
          <w:bCs/>
        </w:rPr>
        <w:t xml:space="preserve">, </w:t>
      </w:r>
      <w:r w:rsidR="003125D6" w:rsidRPr="00BB241F">
        <w:rPr>
          <w:rFonts w:ascii="Cambria" w:hAnsi="Cambria"/>
          <w:bCs/>
        </w:rPr>
        <w:t>the</w:t>
      </w:r>
      <w:proofErr w:type="gramEnd"/>
      <w:r w:rsidR="003125D6" w:rsidRPr="00BB241F">
        <w:rPr>
          <w:rFonts w:ascii="Cambria" w:hAnsi="Cambria"/>
          <w:bCs/>
        </w:rPr>
        <w:t xml:space="preserve"> increasingly close proximity of Australia and New Guinea</w:t>
      </w:r>
      <w:r w:rsidR="00F50EF7" w:rsidRPr="00BB241F">
        <w:rPr>
          <w:rFonts w:ascii="Cambria" w:hAnsi="Cambria"/>
          <w:bCs/>
        </w:rPr>
        <w:t xml:space="preserve"> has</w:t>
      </w:r>
      <w:r w:rsidR="00E17779" w:rsidRPr="00BB241F">
        <w:rPr>
          <w:rFonts w:ascii="Cambria" w:hAnsi="Cambria"/>
          <w:bCs/>
        </w:rPr>
        <w:t xml:space="preserve"> not</w:t>
      </w:r>
      <w:r w:rsidR="00F50EF7" w:rsidRPr="00BB241F">
        <w:rPr>
          <w:rFonts w:ascii="Cambria" w:hAnsi="Cambria"/>
          <w:bCs/>
        </w:rPr>
        <w:t xml:space="preserve"> been sufficient to overcome</w:t>
      </w:r>
      <w:r w:rsidR="003125D6" w:rsidRPr="00BB241F">
        <w:rPr>
          <w:rFonts w:ascii="Cambria" w:hAnsi="Cambria"/>
          <w:bCs/>
        </w:rPr>
        <w:t xml:space="preserve"> environmental differences an</w:t>
      </w:r>
      <w:r w:rsidR="00577788" w:rsidRPr="00BB241F">
        <w:rPr>
          <w:rFonts w:ascii="Cambria" w:hAnsi="Cambria"/>
          <w:bCs/>
        </w:rPr>
        <w:t>d the con</w:t>
      </w:r>
      <w:r w:rsidR="000C1EA4" w:rsidRPr="00BB241F">
        <w:rPr>
          <w:rFonts w:ascii="Cambria" w:hAnsi="Cambria"/>
          <w:bCs/>
        </w:rPr>
        <w:t>s</w:t>
      </w:r>
      <w:r w:rsidR="00577788" w:rsidRPr="00BB241F">
        <w:rPr>
          <w:rFonts w:ascii="Cambria" w:hAnsi="Cambria"/>
          <w:bCs/>
        </w:rPr>
        <w:t>traints of</w:t>
      </w:r>
      <w:r w:rsidR="003125D6" w:rsidRPr="00BB241F">
        <w:rPr>
          <w:rFonts w:ascii="Cambria" w:hAnsi="Cambria"/>
          <w:bCs/>
        </w:rPr>
        <w:t xml:space="preserve"> niche conservatism. </w:t>
      </w:r>
    </w:p>
    <w:p w14:paraId="1C34717B" w14:textId="5C0FE93F" w:rsidR="00355AB4" w:rsidRPr="00BB241F" w:rsidRDefault="00D2594F" w:rsidP="00B10B84">
      <w:pPr>
        <w:spacing w:line="360" w:lineRule="auto"/>
        <w:ind w:firstLine="720"/>
        <w:rPr>
          <w:rFonts w:ascii="Cambria" w:hAnsi="Cambria"/>
          <w:bCs/>
        </w:rPr>
      </w:pPr>
      <w:r w:rsidRPr="00BB241F">
        <w:rPr>
          <w:rFonts w:ascii="Cambria" w:hAnsi="Cambria"/>
        </w:rPr>
        <w:t>Th</w:t>
      </w:r>
      <w:r w:rsidR="00FA62B2" w:rsidRPr="00BB241F">
        <w:rPr>
          <w:rFonts w:ascii="Cambria" w:hAnsi="Cambria"/>
        </w:rPr>
        <w:t>e</w:t>
      </w:r>
      <w:r w:rsidRPr="00BB241F">
        <w:rPr>
          <w:rFonts w:ascii="Cambria" w:hAnsi="Cambria"/>
        </w:rPr>
        <w:t xml:space="preserve"> rarity of recent dispersal between Australia and New Guinea </w:t>
      </w:r>
      <w:r w:rsidR="008F0DA6" w:rsidRPr="00BB241F">
        <w:rPr>
          <w:rFonts w:ascii="Cambria" w:hAnsi="Cambria"/>
        </w:rPr>
        <w:t>with</w:t>
      </w:r>
      <w:r w:rsidRPr="00BB241F">
        <w:rPr>
          <w:rFonts w:ascii="Cambria" w:hAnsi="Cambria"/>
        </w:rPr>
        <w:t xml:space="preserve">in </w:t>
      </w:r>
      <w:r w:rsidRPr="00BB241F">
        <w:rPr>
          <w:rFonts w:ascii="Cambria" w:hAnsi="Cambria"/>
          <w:i/>
          <w:iCs/>
        </w:rPr>
        <w:t>Gehyra</w:t>
      </w:r>
      <w:r w:rsidRPr="00BB241F">
        <w:rPr>
          <w:rFonts w:ascii="Cambria" w:hAnsi="Cambria"/>
        </w:rPr>
        <w:t xml:space="preserve"> </w:t>
      </w:r>
      <w:r w:rsidR="0032714A" w:rsidRPr="00BB241F">
        <w:rPr>
          <w:rFonts w:ascii="Cambria" w:hAnsi="Cambria"/>
        </w:rPr>
        <w:t xml:space="preserve">strikingly </w:t>
      </w:r>
      <w:r w:rsidRPr="00BB241F">
        <w:rPr>
          <w:rFonts w:ascii="Cambria" w:hAnsi="Cambria"/>
        </w:rPr>
        <w:t xml:space="preserve">contrasts with some other components of the Australasian biota, including </w:t>
      </w:r>
      <w:r w:rsidR="001963A8" w:rsidRPr="00BB241F">
        <w:rPr>
          <w:rFonts w:ascii="Cambria" w:hAnsi="Cambria"/>
        </w:rPr>
        <w:t>some</w:t>
      </w:r>
      <w:r w:rsidR="00304004" w:rsidRPr="00BB241F">
        <w:rPr>
          <w:rFonts w:ascii="Cambria" w:hAnsi="Cambria"/>
        </w:rPr>
        <w:t xml:space="preserve"> other lizard</w:t>
      </w:r>
      <w:r w:rsidR="001963A8" w:rsidRPr="00BB241F">
        <w:rPr>
          <w:rFonts w:ascii="Cambria" w:hAnsi="Cambria"/>
        </w:rPr>
        <w:t xml:space="preserve"> radiations </w:t>
      </w:r>
      <w:r w:rsidR="0075455D" w:rsidRPr="00BB241F">
        <w:rPr>
          <w:rFonts w:ascii="Cambria" w:hAnsi="Cambria"/>
        </w:rPr>
        <w:fldChar w:fldCharType="begin"/>
      </w:r>
      <w:r w:rsidR="003F66AA" w:rsidRPr="00BB241F">
        <w:rPr>
          <w:rFonts w:ascii="Cambria" w:hAnsi="Cambria"/>
        </w:rPr>
        <w:instrText xml:space="preserve"> ADDIN EN.CITE &lt;EndNote&gt;&lt;Cite&gt;&lt;Author&gt;Probst&lt;/Author&gt;&lt;Year&gt;2025&lt;/Year&gt;&lt;RecNum&gt;131&lt;/RecNum&gt;&lt;DisplayText&gt;(Blom, Matzke, Bragg, Arida, Austin, Backlin, Carretero, Fisher, Glaw &amp;amp; Hathaway, 2019; Probst, Frandsen &amp;amp; Whiting, 2025)&lt;/DisplayText&gt;&lt;record&gt;&lt;rec-number&gt;131&lt;/rec-number&gt;&lt;foreign-keys&gt;&lt;key app="EN" db-id="few0x52dq052frepdtrpxadctdwpwsfffwed" timestamp="1745556062"&gt;131&lt;/key&gt;&lt;/foreign-keys&gt;&lt;ref-type name="Journal Article"&gt;17&lt;/ref-type&gt;&lt;contributors&gt;&lt;authors&gt;&lt;author&gt;Probst, Taylor&lt;/author&gt;&lt;author&gt;Frandsen, Paul B&lt;/author&gt;&lt;author&gt;Whiting, Alison&lt;/author&gt;&lt;/authors&gt;&lt;/contributors&gt;&lt;titles&gt;&lt;title&gt;Chasing the Rainbow: Decoupled phenotypic and genotypic evolution in New Guinea’s rainbow skinks (Squamata: Scincidae)&lt;/title&gt;&lt;secondary-title&gt;Zootaxa&lt;/secondary-title&gt;&lt;/titles&gt;&lt;periodical&gt;&lt;full-title&gt;Zootaxa&lt;/full-title&gt;&lt;/periodical&gt;&lt;pages&gt;309-327&lt;/pages&gt;&lt;volume&gt;5583&lt;/volume&gt;&lt;number&gt;2&lt;/number&gt;&lt;dates&gt;&lt;year&gt;2025&lt;/year&gt;&lt;/dates&gt;&lt;isbn&gt;1175-5334&lt;/isbn&gt;&lt;urls&gt;&lt;/urls&gt;&lt;/record&gt;&lt;/Cite&gt;&lt;Cite&gt;&lt;Author&gt;Blom&lt;/Author&gt;&lt;Year&gt;2019&lt;/Year&gt;&lt;RecNum&gt;130&lt;/RecNum&gt;&lt;record&gt;&lt;rec-number&gt;130&lt;/rec-number&gt;&lt;foreign-keys&gt;&lt;key app="EN" db-id="few0x52dq052frepdtrpxadctdwpwsfffwed" timestamp="1745555729"&gt;130&lt;/key&gt;&lt;/foreign-keys&gt;&lt;ref-type name="Journal Article"&gt;17&lt;/ref-type&gt;&lt;contributors&gt;&lt;authors&gt;&lt;author&gt;Blom, Mozes PK&lt;/author&gt;&lt;author&gt;Matzke, Nicholas J&lt;/author&gt;&lt;author&gt;Bragg, Jason G&lt;/author&gt;&lt;author&gt;Arida, Evy&lt;/author&gt;&lt;author&gt;Austin, Christopher C&lt;/author&gt;&lt;author&gt;Backlin, Adam R&lt;/author&gt;&lt;author&gt;Carretero, Miguel A&lt;/author&gt;&lt;author&gt;Fisher, Robert N&lt;/author&gt;&lt;author&gt;Glaw, Frank&lt;/author&gt;&lt;author&gt;Hathaway, Stacie A&lt;/author&gt;&lt;/authors&gt;&lt;/contributors&gt;&lt;titles&gt;&lt;title&gt;Habitat preference modulates trans-oceanic dispersal in a terrestrial vertebrate&lt;/title&gt;&lt;secondary-title&gt;Proceedings of the Royal Society B&lt;/secondary-title&gt;&lt;/titles&gt;&lt;periodical&gt;&lt;full-title&gt;Proceedings of the Royal Society B&lt;/full-title&gt;&lt;/periodical&gt;&lt;pages&gt;20182575&lt;/pages&gt;&lt;volume&gt;286&lt;/volume&gt;&lt;number&gt;1904&lt;/number&gt;&lt;dates&gt;&lt;year&gt;2019&lt;/year&gt;&lt;/dates&gt;&lt;isbn&gt;0962-8452&lt;/isbn&gt;&lt;urls&gt;&lt;/urls&gt;&lt;/record&gt;&lt;/Cite&gt;&lt;/EndNote&gt;</w:instrText>
      </w:r>
      <w:r w:rsidR="0075455D" w:rsidRPr="00BB241F">
        <w:rPr>
          <w:rFonts w:ascii="Cambria" w:hAnsi="Cambria"/>
        </w:rPr>
        <w:fldChar w:fldCharType="separate"/>
      </w:r>
      <w:r w:rsidR="003F66AA" w:rsidRPr="00BB241F">
        <w:rPr>
          <w:rFonts w:ascii="Cambria" w:hAnsi="Cambria"/>
          <w:noProof/>
        </w:rPr>
        <w:t>(Blom, Matzke, Bragg, Arida, Austin, Backlin, Carretero, Fisher, Glaw &amp; Hathaway, 2019; Probst, Frandsen &amp; Whiting, 2025)</w:t>
      </w:r>
      <w:r w:rsidR="0075455D" w:rsidRPr="00BB241F">
        <w:rPr>
          <w:rFonts w:ascii="Cambria" w:hAnsi="Cambria"/>
        </w:rPr>
        <w:fldChar w:fldCharType="end"/>
      </w:r>
      <w:r w:rsidR="00304004" w:rsidRPr="00BB241F">
        <w:rPr>
          <w:rFonts w:ascii="Cambria" w:hAnsi="Cambria"/>
        </w:rPr>
        <w:t>,</w:t>
      </w:r>
      <w:r w:rsidRPr="00BB241F">
        <w:rPr>
          <w:rFonts w:ascii="Cambria" w:hAnsi="Cambria"/>
        </w:rPr>
        <w:t xml:space="preserve"> rats </w:t>
      </w:r>
      <w:r w:rsidRPr="00BB241F">
        <w:rPr>
          <w:rFonts w:ascii="Cambria" w:hAnsi="Cambria"/>
        </w:rPr>
        <w:fldChar w:fldCharType="begin"/>
      </w:r>
      <w:r w:rsidR="00DF7BC7" w:rsidRPr="00BB241F">
        <w:rPr>
          <w:rFonts w:ascii="Cambria" w:hAnsi="Cambria"/>
        </w:rPr>
        <w:instrText xml:space="preserve"> ADDIN EN.CITE &lt;EndNote&gt;&lt;Cite&gt;&lt;Author&gt;Roycroft&lt;/Author&gt;&lt;Year&gt;2022&lt;/Year&gt;&lt;RecNum&gt;64&lt;/RecNum&gt;&lt;DisplayText&gt;(Roycroft et al., 2022)&lt;/DisplayText&gt;&lt;record&gt;&lt;rec-number&gt;64&lt;/rec-number&gt;&lt;foreign-keys&gt;&lt;key app="EN" db-id="few0x52dq052frepdtrpxadctdwpwsfffwed" timestamp="1741932196"&gt;64&lt;/key&gt;&lt;/foreign-keys&gt;&lt;ref-type name="Journal Article"&gt;17&lt;/ref-type&gt;&lt;contributors&gt;&lt;authors&gt;&lt;author&gt;Roycroft, Emily&lt;/author&gt;&lt;author&gt;Fabre, Pierre-Henri&lt;/author&gt;&lt;author&gt;MacDonald, Anna J&lt;/author&gt;&lt;author&gt;Moritz, Craig&lt;/author&gt;&lt;author&gt;Moussalli, Adnan&lt;/author&gt;&lt;author&gt;Rowe, Kevin C&lt;/author&gt;&lt;/authors&gt;&lt;/contributors&gt;&lt;titles&gt;&lt;title&gt;New Guinea uplift opens ecological opportunity across a continent&lt;/title&gt;&lt;secondary-title&gt;Current Biology&lt;/secondary-title&gt;&lt;/titles&gt;&lt;periodical&gt;&lt;full-title&gt;Current Biology&lt;/full-title&gt;&lt;/periodical&gt;&lt;pages&gt;4215-4224. e3&lt;/pages&gt;&lt;volume&gt;32&lt;/volume&gt;&lt;number&gt;19&lt;/number&gt;&lt;dates&gt;&lt;year&gt;2022&lt;/year&gt;&lt;/dates&gt;&lt;isbn&gt;0960-9822&lt;/isbn&gt;&lt;urls&gt;&lt;/urls&gt;&lt;/record&gt;&lt;/Cite&gt;&lt;/EndNote&gt;</w:instrText>
      </w:r>
      <w:r w:rsidRPr="00BB241F">
        <w:rPr>
          <w:rFonts w:ascii="Cambria" w:hAnsi="Cambria"/>
        </w:rPr>
        <w:fldChar w:fldCharType="separate"/>
      </w:r>
      <w:r w:rsidR="00DF7BC7" w:rsidRPr="00BB241F">
        <w:rPr>
          <w:rFonts w:ascii="Cambria" w:hAnsi="Cambria"/>
          <w:noProof/>
        </w:rPr>
        <w:t>(Roycroft et al., 2022)</w:t>
      </w:r>
      <w:r w:rsidRPr="00BB241F">
        <w:rPr>
          <w:rFonts w:ascii="Cambria" w:hAnsi="Cambria"/>
        </w:rPr>
        <w:fldChar w:fldCharType="end"/>
      </w:r>
      <w:r w:rsidRPr="00BB241F">
        <w:rPr>
          <w:rFonts w:ascii="Cambria" w:hAnsi="Cambria"/>
        </w:rPr>
        <w:t xml:space="preserve">, pigeons </w:t>
      </w:r>
      <w:r w:rsidRPr="00BB241F">
        <w:rPr>
          <w:rFonts w:ascii="Cambria" w:hAnsi="Cambria"/>
        </w:rPr>
        <w:fldChar w:fldCharType="begin"/>
      </w:r>
      <w:r w:rsidR="00DF7BC7" w:rsidRPr="00BB241F">
        <w:rPr>
          <w:rFonts w:ascii="Cambria" w:hAnsi="Cambria"/>
        </w:rPr>
        <w:instrText xml:space="preserve"> ADDIN EN.CITE &lt;EndNote&gt;&lt;Cite&gt;&lt;Author&gt;Oliver&lt;/Author&gt;&lt;Year&gt;2023&lt;/Year&gt;&lt;RecNum&gt;98&lt;/RecNum&gt;&lt;DisplayText&gt;(Oliver et al., 2023)&lt;/DisplayText&gt;&lt;record&gt;&lt;rec-number&gt;98&lt;/rec-number&gt;&lt;foreign-keys&gt;&lt;key app="EN" db-id="few0x52dq052frepdtrpxadctdwpwsfffwed" timestamp="1742339459"&gt;98&lt;/key&gt;&lt;/foreign-keys&gt;&lt;ref-type name="Journal Article"&gt;17&lt;/ref-type&gt;&lt;contributors&gt;&lt;authors&gt;&lt;author&gt;Oliver, Paul M&lt;/author&gt;&lt;author&gt;Hugall, Andrew F&lt;/author&gt;&lt;author&gt;Prasteya, Audrey&lt;/author&gt;&lt;author&gt;Slavenko, Alex&lt;/author&gt;&lt;author&gt;Zahirovic, Sabin&lt;/author&gt;&lt;/authors&gt;&lt;/contributors&gt;&lt;titles&gt;&lt;title&gt;Oligo-Miocene radiation within South-west Pacific arc terranes underpinned repeated upstream continental dispersals in pigeons (Columbiformes)&lt;/title&gt;&lt;secondary-title&gt;Biological Journal of the Linnean Society&lt;/secondary-title&gt;&lt;/titles&gt;&lt;periodical&gt;&lt;full-title&gt;Biological Journal of the Linnean Society&lt;/full-title&gt;&lt;/periodical&gt;&lt;pages&gt;437-452&lt;/pages&gt;&lt;volume&gt;138&lt;/volume&gt;&lt;number&gt;4&lt;/number&gt;&lt;dates&gt;&lt;year&gt;2023&lt;/year&gt;&lt;/dates&gt;&lt;isbn&gt;0024-4066&lt;/isbn&gt;&lt;urls&gt;&lt;/urls&gt;&lt;/record&gt;&lt;/Cite&gt;&lt;/EndNote&gt;</w:instrText>
      </w:r>
      <w:r w:rsidRPr="00BB241F">
        <w:rPr>
          <w:rFonts w:ascii="Cambria" w:hAnsi="Cambria"/>
        </w:rPr>
        <w:fldChar w:fldCharType="separate"/>
      </w:r>
      <w:r w:rsidR="00DF7BC7" w:rsidRPr="00BB241F">
        <w:rPr>
          <w:rFonts w:ascii="Cambria" w:hAnsi="Cambria"/>
          <w:noProof/>
        </w:rPr>
        <w:t>(Oliver et al., 2023)</w:t>
      </w:r>
      <w:r w:rsidRPr="00BB241F">
        <w:rPr>
          <w:rFonts w:ascii="Cambria" w:hAnsi="Cambria"/>
        </w:rPr>
        <w:fldChar w:fldCharType="end"/>
      </w:r>
      <w:r w:rsidRPr="00BB241F">
        <w:rPr>
          <w:rFonts w:ascii="Cambria" w:hAnsi="Cambria"/>
        </w:rPr>
        <w:t xml:space="preserve">, some groups of </w:t>
      </w:r>
      <w:r w:rsidRPr="00BB241F">
        <w:rPr>
          <w:rFonts w:ascii="Cambria" w:hAnsi="Cambria"/>
        </w:rPr>
        <w:lastRenderedPageBreak/>
        <w:t xml:space="preserve">parrots </w:t>
      </w:r>
      <w:r w:rsidRPr="00BB241F">
        <w:rPr>
          <w:rFonts w:ascii="Cambria" w:hAnsi="Cambria"/>
        </w:rPr>
        <w:fldChar w:fldCharType="begin"/>
      </w:r>
      <w:r w:rsidR="003F66AA" w:rsidRPr="00BB241F">
        <w:rPr>
          <w:rFonts w:ascii="Cambria" w:hAnsi="Cambria"/>
        </w:rPr>
        <w:instrText xml:space="preserve"> ADDIN EN.CITE &lt;EndNote&gt;&lt;Cite&gt;&lt;Author&gt;Schweizer&lt;/Author&gt;&lt;Year&gt;2015&lt;/Year&gt;&lt;RecNum&gt;74&lt;/RecNum&gt;&lt;DisplayText&gt;(Schweizer, Wright, Peñalba, Schirtzinger &amp;amp; Joseph, 2015)&lt;/DisplayText&gt;&lt;record&gt;&lt;rec-number&gt;74&lt;/rec-number&gt;&lt;foreign-keys&gt;&lt;key app="EN" db-id="few0x52dq052frepdtrpxadctdwpwsfffwed" timestamp="1741932800"&gt;74&lt;/key&gt;&lt;/foreign-keys&gt;&lt;ref-type name="Journal Article"&gt;17&lt;/ref-type&gt;&lt;contributors&gt;&lt;authors&gt;&lt;author&gt;Schweizer, Manuel&lt;/author&gt;&lt;author&gt;Wright, Timothy F&lt;/author&gt;&lt;author&gt;Peñalba, Joshua V&lt;/author&gt;&lt;author&gt;Schirtzinger, Erin E&lt;/author&gt;&lt;author&gt;Joseph, Leo&lt;/author&gt;&lt;/authors&gt;&lt;/contributors&gt;&lt;titles&gt;&lt;title&gt;Molecular phylogenetics suggests a New Guinean origin and frequent episodes of founder-event speciation in the nectarivorous lories and lorikeets (Aves: Psittaciformes)&lt;/title&gt;&lt;secondary-title&gt;Molecular phylogenetics and evolution&lt;/secondary-title&gt;&lt;/titles&gt;&lt;periodical&gt;&lt;full-title&gt;Molecular phylogenetics and evolution&lt;/full-title&gt;&lt;/periodical&gt;&lt;pages&gt;34-48&lt;/pages&gt;&lt;volume&gt;90&lt;/volume&gt;&lt;dates&gt;&lt;year&gt;2015&lt;/year&gt;&lt;/dates&gt;&lt;isbn&gt;1055-7903&lt;/isbn&gt;&lt;urls&gt;&lt;/urls&gt;&lt;/record&gt;&lt;/Cite&gt;&lt;/EndNote&gt;</w:instrText>
      </w:r>
      <w:r w:rsidRPr="00BB241F">
        <w:rPr>
          <w:rFonts w:ascii="Cambria" w:hAnsi="Cambria"/>
        </w:rPr>
        <w:fldChar w:fldCharType="separate"/>
      </w:r>
      <w:r w:rsidR="003F66AA" w:rsidRPr="00BB241F">
        <w:rPr>
          <w:rFonts w:ascii="Cambria" w:hAnsi="Cambria"/>
          <w:noProof/>
        </w:rPr>
        <w:t>(Schweizer, Wright, Peñalba, Schirtzinger &amp; Joseph, 2015)</w:t>
      </w:r>
      <w:r w:rsidRPr="00BB241F">
        <w:rPr>
          <w:rFonts w:ascii="Cambria" w:hAnsi="Cambria"/>
        </w:rPr>
        <w:fldChar w:fldCharType="end"/>
      </w:r>
      <w:r w:rsidR="008F0DA6" w:rsidRPr="00BB241F">
        <w:rPr>
          <w:rFonts w:ascii="Cambria" w:hAnsi="Cambria"/>
        </w:rPr>
        <w:t>,</w:t>
      </w:r>
      <w:r w:rsidRPr="00BB241F">
        <w:rPr>
          <w:rFonts w:ascii="Cambria" w:hAnsi="Cambria"/>
        </w:rPr>
        <w:t xml:space="preserve"> and even </w:t>
      </w:r>
      <w:r w:rsidR="001963A8" w:rsidRPr="00BB241F">
        <w:rPr>
          <w:rFonts w:ascii="Cambria" w:hAnsi="Cambria"/>
        </w:rPr>
        <w:t xml:space="preserve">tropical </w:t>
      </w:r>
      <w:r w:rsidRPr="00BB241F">
        <w:rPr>
          <w:rFonts w:ascii="Cambria" w:hAnsi="Cambria"/>
        </w:rPr>
        <w:t xml:space="preserve">rainforest plants </w:t>
      </w:r>
      <w:r w:rsidRPr="00BB241F">
        <w:rPr>
          <w:rFonts w:ascii="Cambria" w:hAnsi="Cambria"/>
        </w:rPr>
        <w:fldChar w:fldCharType="begin"/>
      </w:r>
      <w:r w:rsidR="00DF7BC7" w:rsidRPr="00BB241F">
        <w:rPr>
          <w:rFonts w:ascii="Cambria" w:hAnsi="Cambria"/>
        </w:rPr>
        <w:instrText xml:space="preserve"> ADDIN EN.CITE &lt;EndNote&gt;&lt;Cite&gt;&lt;Author&gt;Sniderman&lt;/Author&gt;&lt;Year&gt;2011&lt;/Year&gt;&lt;RecNum&gt;118&lt;/RecNum&gt;&lt;DisplayText&gt;(Sniderman &amp;amp; Jordan, 2011)&lt;/DisplayText&gt;&lt;record&gt;&lt;rec-number&gt;118&lt;/rec-number&gt;&lt;foreign-keys&gt;&lt;key app="EN" db-id="few0x52dq052frepdtrpxadctdwpwsfffwed" timestamp="1743451459"&gt;118&lt;/key&gt;&lt;/foreign-keys&gt;&lt;ref-type name="Journal Article"&gt;17&lt;/ref-type&gt;&lt;contributors&gt;&lt;authors&gt;&lt;author&gt;Sniderman, JM Kale&lt;/author&gt;&lt;author&gt;Jordan, Gregory J&lt;/author&gt;&lt;/authors&gt;&lt;/contributors&gt;&lt;titles&gt;&lt;title&gt;Extent and timing of floristic exchange between Australian and Asian rain forests&lt;/title&gt;&lt;secondary-title&gt;Journal of Biogeography&lt;/secondary-title&gt;&lt;/titles&gt;&lt;periodical&gt;&lt;full-title&gt;Journal of Biogeography&lt;/full-title&gt;&lt;/periodical&gt;&lt;pages&gt;1445-1455&lt;/pages&gt;&lt;volume&gt;38&lt;/volume&gt;&lt;number&gt;8&lt;/number&gt;&lt;dates&gt;&lt;year&gt;2011&lt;/year&gt;&lt;/dates&gt;&lt;isbn&gt;0305-0270&lt;/isbn&gt;&lt;urls&gt;&lt;/urls&gt;&lt;/record&gt;&lt;/Cite&gt;&lt;/EndNote&gt;</w:instrText>
      </w:r>
      <w:r w:rsidRPr="00BB241F">
        <w:rPr>
          <w:rFonts w:ascii="Cambria" w:hAnsi="Cambria"/>
        </w:rPr>
        <w:fldChar w:fldCharType="separate"/>
      </w:r>
      <w:r w:rsidR="00DF7BC7" w:rsidRPr="00BB241F">
        <w:rPr>
          <w:rFonts w:ascii="Cambria" w:hAnsi="Cambria"/>
          <w:noProof/>
        </w:rPr>
        <w:t>(Sniderman &amp; Jordan, 2011)</w:t>
      </w:r>
      <w:r w:rsidRPr="00BB241F">
        <w:rPr>
          <w:rFonts w:ascii="Cambria" w:hAnsi="Cambria"/>
        </w:rPr>
        <w:fldChar w:fldCharType="end"/>
      </w:r>
      <w:r w:rsidRPr="00BB241F">
        <w:rPr>
          <w:rFonts w:ascii="Cambria" w:hAnsi="Cambria"/>
        </w:rPr>
        <w:t>. These studies have all inferred numerous and recent colonisations between Australia and islands to the north, centred on, but not exclusive to</w:t>
      </w:r>
      <w:r w:rsidR="00E86DB3" w:rsidRPr="00BB241F">
        <w:rPr>
          <w:rFonts w:ascii="Cambria" w:hAnsi="Cambria"/>
        </w:rPr>
        <w:t>,</w:t>
      </w:r>
      <w:r w:rsidRPr="00BB241F">
        <w:rPr>
          <w:rFonts w:ascii="Cambria" w:hAnsi="Cambria"/>
        </w:rPr>
        <w:t xml:space="preserve"> New Guinea.</w:t>
      </w:r>
      <w:r w:rsidR="00490315" w:rsidRPr="00BB241F">
        <w:rPr>
          <w:rFonts w:ascii="Cambria" w:hAnsi="Cambria"/>
        </w:rPr>
        <w:t xml:space="preserve"> </w:t>
      </w:r>
      <w:r w:rsidR="009B5314" w:rsidRPr="00BB241F">
        <w:rPr>
          <w:rFonts w:ascii="Cambria" w:hAnsi="Cambria"/>
        </w:rPr>
        <w:t>I</w:t>
      </w:r>
      <w:r w:rsidR="00490315" w:rsidRPr="00BB241F">
        <w:rPr>
          <w:rFonts w:ascii="Cambria" w:hAnsi="Cambria"/>
        </w:rPr>
        <w:t>n most cases</w:t>
      </w:r>
      <w:r w:rsidR="00E86DB3" w:rsidRPr="00BB241F">
        <w:rPr>
          <w:rFonts w:ascii="Cambria" w:hAnsi="Cambria"/>
        </w:rPr>
        <w:t>,</w:t>
      </w:r>
      <w:r w:rsidR="00490315" w:rsidRPr="00BB241F">
        <w:rPr>
          <w:rFonts w:ascii="Cambria" w:hAnsi="Cambria"/>
        </w:rPr>
        <w:t xml:space="preserve"> these lineages are much more closely associated with mesic environments than </w:t>
      </w:r>
      <w:r w:rsidR="00E86DB3" w:rsidRPr="00BB241F">
        <w:rPr>
          <w:rFonts w:ascii="Cambria" w:hAnsi="Cambria"/>
        </w:rPr>
        <w:t xml:space="preserve">are </w:t>
      </w:r>
      <w:r w:rsidR="00490315" w:rsidRPr="00BB241F">
        <w:rPr>
          <w:rFonts w:ascii="Cambria" w:hAnsi="Cambria"/>
        </w:rPr>
        <w:t>typically</w:t>
      </w:r>
      <w:r w:rsidR="00FA62B2" w:rsidRPr="00BB241F">
        <w:rPr>
          <w:rFonts w:ascii="Cambria" w:hAnsi="Cambria"/>
        </w:rPr>
        <w:t xml:space="preserve"> inhabited by</w:t>
      </w:r>
      <w:r w:rsidR="00490315" w:rsidRPr="00BB241F">
        <w:rPr>
          <w:rFonts w:ascii="Cambria" w:hAnsi="Cambria"/>
        </w:rPr>
        <w:t xml:space="preserve"> Australian </w:t>
      </w:r>
      <w:r w:rsidR="00490315" w:rsidRPr="00BB241F">
        <w:rPr>
          <w:rFonts w:ascii="Cambria" w:hAnsi="Cambria"/>
          <w:i/>
          <w:iCs/>
        </w:rPr>
        <w:t>Gehyra</w:t>
      </w:r>
      <w:r w:rsidR="00500883" w:rsidRPr="00BB241F">
        <w:rPr>
          <w:rFonts w:ascii="Cambria" w:hAnsi="Cambria"/>
        </w:rPr>
        <w:t>.</w:t>
      </w:r>
      <w:r w:rsidRPr="00BB241F">
        <w:rPr>
          <w:rFonts w:ascii="Cambria" w:hAnsi="Cambria"/>
        </w:rPr>
        <w:t xml:space="preserve"> </w:t>
      </w:r>
      <w:r w:rsidR="00500883" w:rsidRPr="00BB241F">
        <w:rPr>
          <w:rFonts w:ascii="Cambria" w:hAnsi="Cambria"/>
        </w:rPr>
        <w:t>M</w:t>
      </w:r>
      <w:r w:rsidR="009B5314" w:rsidRPr="00BB241F">
        <w:rPr>
          <w:rFonts w:ascii="Cambria" w:hAnsi="Cambria"/>
        </w:rPr>
        <w:t>any of these groups are also likely to be either more physiologically labile</w:t>
      </w:r>
      <w:r w:rsidR="00500883" w:rsidRPr="00BB241F">
        <w:rPr>
          <w:rFonts w:ascii="Cambria" w:hAnsi="Cambria"/>
        </w:rPr>
        <w:t xml:space="preserve"> </w:t>
      </w:r>
      <w:r w:rsidR="00370C51" w:rsidRPr="00BB241F">
        <w:rPr>
          <w:rFonts w:ascii="Cambria" w:hAnsi="Cambria"/>
        </w:rPr>
        <w:t xml:space="preserve">(over evolutionary timescales) </w:t>
      </w:r>
      <w:r w:rsidR="00500883" w:rsidRPr="00BB241F">
        <w:rPr>
          <w:rFonts w:ascii="Cambria" w:hAnsi="Cambria"/>
        </w:rPr>
        <w:t>and/</w:t>
      </w:r>
      <w:r w:rsidR="009B5314" w:rsidRPr="00BB241F">
        <w:rPr>
          <w:rFonts w:ascii="Cambria" w:hAnsi="Cambria"/>
        </w:rPr>
        <w:t xml:space="preserve">or better dispersers than </w:t>
      </w:r>
      <w:r w:rsidR="009B5314" w:rsidRPr="00BB241F">
        <w:rPr>
          <w:rFonts w:ascii="Cambria" w:hAnsi="Cambria"/>
          <w:i/>
          <w:iCs/>
        </w:rPr>
        <w:t>Gehyra.</w:t>
      </w:r>
      <w:r w:rsidR="00F50EF7" w:rsidRPr="00BB241F">
        <w:rPr>
          <w:rFonts w:ascii="Cambria" w:hAnsi="Cambria"/>
          <w:bCs/>
        </w:rPr>
        <w:t xml:space="preserve"> </w:t>
      </w:r>
      <w:r w:rsidR="009B4E0D" w:rsidRPr="00BB241F">
        <w:rPr>
          <w:rFonts w:ascii="Cambria" w:hAnsi="Cambria"/>
          <w:bCs/>
        </w:rPr>
        <w:t xml:space="preserve">Ecological, </w:t>
      </w:r>
      <w:r w:rsidR="00F50EF7" w:rsidRPr="00BB241F">
        <w:rPr>
          <w:rFonts w:ascii="Cambria" w:hAnsi="Cambria"/>
          <w:bCs/>
        </w:rPr>
        <w:t>taxonomic</w:t>
      </w:r>
      <w:r w:rsidR="00FE1936" w:rsidRPr="00BB241F">
        <w:rPr>
          <w:rFonts w:ascii="Cambria" w:hAnsi="Cambria"/>
          <w:bCs/>
        </w:rPr>
        <w:t>,</w:t>
      </w:r>
      <w:r w:rsidR="009B4E0D" w:rsidRPr="00BB241F">
        <w:rPr>
          <w:rFonts w:ascii="Cambria" w:hAnsi="Cambria"/>
          <w:bCs/>
        </w:rPr>
        <w:t xml:space="preserve"> and</w:t>
      </w:r>
      <w:r w:rsidR="003125D6" w:rsidRPr="00BB241F">
        <w:rPr>
          <w:rFonts w:ascii="Cambria" w:hAnsi="Cambria"/>
          <w:bCs/>
        </w:rPr>
        <w:t xml:space="preserve"> environmental</w:t>
      </w:r>
      <w:r w:rsidR="00831349" w:rsidRPr="00BB241F">
        <w:rPr>
          <w:rFonts w:ascii="Cambria" w:hAnsi="Cambria"/>
          <w:bCs/>
        </w:rPr>
        <w:t xml:space="preserve"> </w:t>
      </w:r>
      <w:r w:rsidR="009B4E0D" w:rsidRPr="00BB241F">
        <w:rPr>
          <w:rFonts w:ascii="Cambria" w:hAnsi="Cambria"/>
          <w:bCs/>
        </w:rPr>
        <w:t>variation likely all</w:t>
      </w:r>
      <w:r w:rsidR="00831349" w:rsidRPr="00BB241F">
        <w:rPr>
          <w:rFonts w:ascii="Cambria" w:hAnsi="Cambria"/>
          <w:bCs/>
        </w:rPr>
        <w:t xml:space="preserve"> </w:t>
      </w:r>
      <w:r w:rsidR="003125D6" w:rsidRPr="00BB241F">
        <w:rPr>
          <w:rFonts w:ascii="Cambria" w:hAnsi="Cambria"/>
          <w:bCs/>
        </w:rPr>
        <w:t>mediate</w:t>
      </w:r>
      <w:r w:rsidR="00207FCB" w:rsidRPr="00BB241F">
        <w:rPr>
          <w:rFonts w:ascii="Cambria" w:hAnsi="Cambria"/>
          <w:bCs/>
        </w:rPr>
        <w:t xml:space="preserve"> varying probabilities of</w:t>
      </w:r>
      <w:r w:rsidR="00831349" w:rsidRPr="00BB241F">
        <w:rPr>
          <w:rFonts w:ascii="Cambria" w:hAnsi="Cambria"/>
          <w:bCs/>
        </w:rPr>
        <w:t xml:space="preserve"> dispersal </w:t>
      </w:r>
      <w:r w:rsidR="00F50EF7" w:rsidRPr="00BB241F">
        <w:rPr>
          <w:rFonts w:ascii="Cambria" w:hAnsi="Cambria"/>
          <w:bCs/>
        </w:rPr>
        <w:t>between Australia and island</w:t>
      </w:r>
      <w:r w:rsidR="00E86DB3" w:rsidRPr="00BB241F">
        <w:rPr>
          <w:rFonts w:ascii="Cambria" w:hAnsi="Cambria"/>
          <w:bCs/>
        </w:rPr>
        <w:t>s</w:t>
      </w:r>
      <w:r w:rsidR="00F50EF7" w:rsidRPr="00BB241F">
        <w:rPr>
          <w:rFonts w:ascii="Cambria" w:hAnsi="Cambria"/>
          <w:bCs/>
        </w:rPr>
        <w:t xml:space="preserve"> to the near north</w:t>
      </w:r>
      <w:r w:rsidR="009B4E0D" w:rsidRPr="00BB241F">
        <w:rPr>
          <w:rFonts w:ascii="Cambria" w:hAnsi="Cambria"/>
          <w:bCs/>
        </w:rPr>
        <w:t>. C</w:t>
      </w:r>
      <w:r w:rsidR="00490315" w:rsidRPr="00BB241F">
        <w:rPr>
          <w:rFonts w:ascii="Cambria" w:hAnsi="Cambria"/>
          <w:bCs/>
        </w:rPr>
        <w:t xml:space="preserve">omparative analyses </w:t>
      </w:r>
      <w:r w:rsidR="009B4E0D" w:rsidRPr="00BB241F">
        <w:rPr>
          <w:rFonts w:ascii="Cambria" w:hAnsi="Cambria"/>
          <w:bCs/>
        </w:rPr>
        <w:t xml:space="preserve">that control for these factors </w:t>
      </w:r>
      <w:r w:rsidR="00490315" w:rsidRPr="00BB241F">
        <w:rPr>
          <w:rFonts w:ascii="Cambria" w:hAnsi="Cambria"/>
          <w:bCs/>
        </w:rPr>
        <w:t xml:space="preserve">across multiple taxa are </w:t>
      </w:r>
      <w:r w:rsidR="009B4E0D" w:rsidRPr="00BB241F">
        <w:rPr>
          <w:rFonts w:ascii="Cambria" w:hAnsi="Cambria"/>
          <w:bCs/>
        </w:rPr>
        <w:t>a logical next step towards a more holistic understanding of how biotic exchange has occurred between Australia and Melanesia</w:t>
      </w:r>
      <w:r w:rsidR="00831349" w:rsidRPr="00BB241F">
        <w:rPr>
          <w:rFonts w:ascii="Cambria" w:hAnsi="Cambria"/>
          <w:bCs/>
        </w:rPr>
        <w:t>.</w:t>
      </w:r>
      <w:r w:rsidR="00355AB4" w:rsidRPr="00BB241F">
        <w:rPr>
          <w:rFonts w:ascii="Cambria" w:hAnsi="Cambria"/>
          <w:bCs/>
        </w:rPr>
        <w:t xml:space="preserve"> </w:t>
      </w:r>
    </w:p>
    <w:p w14:paraId="60A7566F" w14:textId="77777777" w:rsidR="0091133D" w:rsidRPr="00BB241F" w:rsidRDefault="0091133D" w:rsidP="00B10B84">
      <w:pPr>
        <w:spacing w:line="360" w:lineRule="auto"/>
        <w:rPr>
          <w:rFonts w:ascii="Cambria" w:hAnsi="Cambria"/>
          <w:b/>
        </w:rPr>
      </w:pPr>
    </w:p>
    <w:p w14:paraId="42BFAA45" w14:textId="591EFC93" w:rsidR="00355AB4" w:rsidRPr="00BB241F" w:rsidRDefault="00521925" w:rsidP="00B10B84">
      <w:pPr>
        <w:spacing w:line="360" w:lineRule="auto"/>
        <w:rPr>
          <w:rFonts w:ascii="Cambria" w:hAnsi="Cambria"/>
          <w:b/>
        </w:rPr>
      </w:pPr>
      <w:r w:rsidRPr="00BB241F">
        <w:rPr>
          <w:rFonts w:ascii="Cambria" w:hAnsi="Cambria"/>
          <w:b/>
        </w:rPr>
        <w:t>Single origin of</w:t>
      </w:r>
      <w:r w:rsidR="001C57A7" w:rsidRPr="00BB241F">
        <w:rPr>
          <w:rFonts w:ascii="Cambria" w:hAnsi="Cambria"/>
          <w:b/>
        </w:rPr>
        <w:t xml:space="preserve"> most</w:t>
      </w:r>
      <w:r w:rsidRPr="00BB241F">
        <w:rPr>
          <w:rFonts w:ascii="Cambria" w:hAnsi="Cambria"/>
          <w:b/>
        </w:rPr>
        <w:t xml:space="preserve"> island ‘giants’ </w:t>
      </w:r>
    </w:p>
    <w:p w14:paraId="7C4C211F" w14:textId="77777777" w:rsidR="00BA7D03" w:rsidRPr="00BB241F" w:rsidRDefault="00BA7D03" w:rsidP="00B10B84">
      <w:pPr>
        <w:spacing w:line="360" w:lineRule="auto"/>
        <w:rPr>
          <w:rFonts w:ascii="Cambria" w:hAnsi="Cambria"/>
        </w:rPr>
      </w:pPr>
    </w:p>
    <w:p w14:paraId="31305104" w14:textId="60ED291F" w:rsidR="00490315" w:rsidRPr="00BB241F" w:rsidRDefault="00A27808" w:rsidP="00B10B84">
      <w:pPr>
        <w:spacing w:line="360" w:lineRule="auto"/>
        <w:rPr>
          <w:rFonts w:ascii="Cambria" w:hAnsi="Cambria"/>
        </w:rPr>
      </w:pPr>
      <w:r w:rsidRPr="00BB241F">
        <w:rPr>
          <w:rFonts w:ascii="Cambria" w:hAnsi="Cambria"/>
          <w:i/>
          <w:iCs/>
        </w:rPr>
        <w:t>Gehyra</w:t>
      </w:r>
      <w:r w:rsidRPr="00BB241F">
        <w:rPr>
          <w:rFonts w:ascii="Cambria" w:hAnsi="Cambria"/>
        </w:rPr>
        <w:t xml:space="preserve"> do not show a general shift to gigantism (as optimal body size) on all islands of Melanesia. Rather, there is a single marked shift in body size in a clade comprising the </w:t>
      </w:r>
      <w:r w:rsidRPr="00BB241F">
        <w:rPr>
          <w:rFonts w:ascii="Cambria" w:hAnsi="Cambria"/>
          <w:i/>
          <w:iCs/>
        </w:rPr>
        <w:t>G.</w:t>
      </w:r>
      <w:r w:rsidRPr="00BB241F">
        <w:rPr>
          <w:rFonts w:ascii="Cambria" w:hAnsi="Cambria"/>
        </w:rPr>
        <w:t xml:space="preserve"> </w:t>
      </w:r>
      <w:proofErr w:type="spellStart"/>
      <w:r w:rsidRPr="00BB241F">
        <w:rPr>
          <w:rFonts w:ascii="Cambria" w:hAnsi="Cambria"/>
          <w:i/>
          <w:iCs/>
        </w:rPr>
        <w:t>membranacruralis</w:t>
      </w:r>
      <w:proofErr w:type="spellEnd"/>
      <w:r w:rsidRPr="00BB241F">
        <w:rPr>
          <w:rFonts w:ascii="Cambria" w:hAnsi="Cambria"/>
        </w:rPr>
        <w:t xml:space="preserve"> and </w:t>
      </w:r>
      <w:r w:rsidRPr="00BB241F">
        <w:rPr>
          <w:rFonts w:ascii="Cambria" w:hAnsi="Cambria"/>
          <w:i/>
          <w:iCs/>
        </w:rPr>
        <w:t>G.</w:t>
      </w:r>
      <w:r w:rsidRPr="00BB241F">
        <w:rPr>
          <w:rFonts w:ascii="Cambria" w:hAnsi="Cambria"/>
        </w:rPr>
        <w:t xml:space="preserve"> </w:t>
      </w:r>
      <w:proofErr w:type="spellStart"/>
      <w:r w:rsidRPr="00BB241F">
        <w:rPr>
          <w:rFonts w:ascii="Cambria" w:hAnsi="Cambria"/>
          <w:i/>
          <w:iCs/>
        </w:rPr>
        <w:t>vorax</w:t>
      </w:r>
      <w:proofErr w:type="spellEnd"/>
      <w:r w:rsidRPr="00BB241F">
        <w:rPr>
          <w:rFonts w:ascii="Cambria" w:hAnsi="Cambria"/>
        </w:rPr>
        <w:t xml:space="preserve"> groups (which are sister taxa), which then dispersed across multiple islands.</w:t>
      </w:r>
      <w:r w:rsidR="009B5314" w:rsidRPr="00BB241F">
        <w:rPr>
          <w:rFonts w:ascii="Cambria" w:hAnsi="Cambria"/>
        </w:rPr>
        <w:t xml:space="preserve"> </w:t>
      </w:r>
      <w:r w:rsidR="00625985" w:rsidRPr="00BB241F">
        <w:rPr>
          <w:rFonts w:ascii="Cambria" w:hAnsi="Cambria"/>
          <w:color w:val="000000" w:themeColor="text1"/>
        </w:rPr>
        <w:t xml:space="preserve">One </w:t>
      </w:r>
      <w:r w:rsidR="0032714A" w:rsidRPr="00BB241F">
        <w:rPr>
          <w:rFonts w:ascii="Cambria" w:hAnsi="Cambria"/>
          <w:color w:val="000000" w:themeColor="text1"/>
        </w:rPr>
        <w:t xml:space="preserve">other </w:t>
      </w:r>
      <w:r w:rsidR="00625985" w:rsidRPr="00BB241F">
        <w:rPr>
          <w:rFonts w:ascii="Cambria" w:hAnsi="Cambria"/>
          <w:color w:val="000000" w:themeColor="text1"/>
        </w:rPr>
        <w:t xml:space="preserve">lineage in the </w:t>
      </w:r>
      <w:r w:rsidR="00625985" w:rsidRPr="00BB241F">
        <w:rPr>
          <w:rFonts w:ascii="Cambria" w:hAnsi="Cambria"/>
          <w:i/>
          <w:iCs/>
        </w:rPr>
        <w:t>G.</w:t>
      </w:r>
      <w:r w:rsidR="00625985" w:rsidRPr="00BB241F">
        <w:rPr>
          <w:rFonts w:ascii="Cambria" w:hAnsi="Cambria"/>
        </w:rPr>
        <w:t xml:space="preserve"> </w:t>
      </w:r>
      <w:proofErr w:type="spellStart"/>
      <w:r w:rsidR="00625985" w:rsidRPr="00BB241F">
        <w:rPr>
          <w:rFonts w:ascii="Cambria" w:hAnsi="Cambria"/>
          <w:i/>
          <w:iCs/>
          <w:color w:val="000000" w:themeColor="text1"/>
        </w:rPr>
        <w:t>oceanica</w:t>
      </w:r>
      <w:proofErr w:type="spellEnd"/>
      <w:r w:rsidR="00625985" w:rsidRPr="00BB241F">
        <w:rPr>
          <w:rFonts w:ascii="Cambria" w:hAnsi="Cambria"/>
          <w:color w:val="000000" w:themeColor="text1"/>
        </w:rPr>
        <w:t xml:space="preserve"> group from Wallacea (where the afore-mentioned two species gro</w:t>
      </w:r>
      <w:r w:rsidR="00625985" w:rsidRPr="00BB241F">
        <w:rPr>
          <w:rFonts w:ascii="Cambria" w:hAnsi="Cambria"/>
        </w:rPr>
        <w:t>ups are not present) has also evolved large body size. Most other species on islands (</w:t>
      </w:r>
      <w:r w:rsidR="00625985" w:rsidRPr="00BB241F">
        <w:rPr>
          <w:rFonts w:ascii="Cambria" w:hAnsi="Cambria"/>
          <w:i/>
          <w:iCs/>
        </w:rPr>
        <w:t>G.</w:t>
      </w:r>
      <w:r w:rsidR="00625985" w:rsidRPr="00BB241F">
        <w:rPr>
          <w:rFonts w:ascii="Cambria" w:hAnsi="Cambria"/>
        </w:rPr>
        <w:t xml:space="preserve"> </w:t>
      </w:r>
      <w:proofErr w:type="spellStart"/>
      <w:r w:rsidR="00625985" w:rsidRPr="00BB241F">
        <w:rPr>
          <w:rFonts w:ascii="Cambria" w:hAnsi="Cambria"/>
          <w:i/>
          <w:iCs/>
        </w:rPr>
        <w:t>mutilata</w:t>
      </w:r>
      <w:proofErr w:type="spellEnd"/>
      <w:r w:rsidR="00625985" w:rsidRPr="00BB241F">
        <w:rPr>
          <w:rFonts w:ascii="Cambria" w:hAnsi="Cambria"/>
        </w:rPr>
        <w:t xml:space="preserve"> and </w:t>
      </w:r>
      <w:r w:rsidR="00625985" w:rsidRPr="00BB241F">
        <w:rPr>
          <w:rFonts w:ascii="Cambria" w:hAnsi="Cambria"/>
          <w:i/>
          <w:iCs/>
        </w:rPr>
        <w:t>G.</w:t>
      </w:r>
      <w:r w:rsidR="00625985" w:rsidRPr="00BB241F">
        <w:rPr>
          <w:rFonts w:ascii="Cambria" w:hAnsi="Cambria"/>
        </w:rPr>
        <w:t xml:space="preserve"> </w:t>
      </w:r>
      <w:proofErr w:type="spellStart"/>
      <w:r w:rsidR="00625985" w:rsidRPr="00BB241F">
        <w:rPr>
          <w:rFonts w:ascii="Cambria" w:hAnsi="Cambria"/>
          <w:i/>
          <w:iCs/>
        </w:rPr>
        <w:t>oceanica</w:t>
      </w:r>
      <w:proofErr w:type="spellEnd"/>
      <w:r w:rsidR="00625985" w:rsidRPr="00BB241F">
        <w:rPr>
          <w:rFonts w:ascii="Cambria" w:hAnsi="Cambria"/>
        </w:rPr>
        <w:t xml:space="preserve"> groups) tend to be similar, or at most </w:t>
      </w:r>
      <w:r w:rsidR="00625985" w:rsidRPr="00BB241F">
        <w:rPr>
          <w:rFonts w:ascii="Cambria" w:hAnsi="Cambria"/>
          <w:i/>
        </w:rPr>
        <w:t>slightly</w:t>
      </w:r>
      <w:r w:rsidR="00625985" w:rsidRPr="00BB241F">
        <w:rPr>
          <w:rFonts w:ascii="Cambria" w:hAnsi="Cambria"/>
        </w:rPr>
        <w:t xml:space="preserve"> larger in size than Australian and Asian continental forms (max SVL usually between 60–100 mm). </w:t>
      </w:r>
      <w:r w:rsidR="00541BC7" w:rsidRPr="00BB241F">
        <w:rPr>
          <w:rFonts w:ascii="Cambria" w:hAnsi="Cambria"/>
          <w:color w:val="000000" w:themeColor="text1"/>
        </w:rPr>
        <w:t>This</w:t>
      </w:r>
      <w:r w:rsidR="0032714A" w:rsidRPr="00BB241F">
        <w:rPr>
          <w:rFonts w:ascii="Cambria" w:hAnsi="Cambria"/>
          <w:color w:val="000000" w:themeColor="text1"/>
        </w:rPr>
        <w:t xml:space="preserve"> overall conservatism of large body size</w:t>
      </w:r>
      <w:r w:rsidR="00541BC7" w:rsidRPr="00BB241F">
        <w:rPr>
          <w:rFonts w:ascii="Cambria" w:hAnsi="Cambria"/>
          <w:color w:val="000000" w:themeColor="text1"/>
        </w:rPr>
        <w:t xml:space="preserve"> contrast</w:t>
      </w:r>
      <w:r w:rsidR="00CE4AFA" w:rsidRPr="00BB241F">
        <w:rPr>
          <w:rFonts w:ascii="Cambria" w:hAnsi="Cambria"/>
          <w:color w:val="000000" w:themeColor="text1"/>
        </w:rPr>
        <w:t xml:space="preserve">s </w:t>
      </w:r>
      <w:r w:rsidR="00233AF8" w:rsidRPr="00BB241F">
        <w:rPr>
          <w:rFonts w:ascii="Cambria" w:hAnsi="Cambria"/>
          <w:color w:val="000000" w:themeColor="text1"/>
        </w:rPr>
        <w:t xml:space="preserve">with </w:t>
      </w:r>
      <w:r w:rsidR="00541BC7" w:rsidRPr="00BB241F">
        <w:rPr>
          <w:rFonts w:ascii="Cambria" w:hAnsi="Cambria"/>
          <w:color w:val="000000" w:themeColor="text1"/>
        </w:rPr>
        <w:t xml:space="preserve">the widely </w:t>
      </w:r>
      <w:r w:rsidR="00CE4AFA" w:rsidRPr="00BB241F">
        <w:rPr>
          <w:rFonts w:ascii="Cambria" w:hAnsi="Cambria"/>
          <w:color w:val="000000" w:themeColor="text1"/>
        </w:rPr>
        <w:t>known</w:t>
      </w:r>
      <w:r w:rsidR="00541BC7" w:rsidRPr="00BB241F">
        <w:rPr>
          <w:rFonts w:ascii="Cambria" w:hAnsi="Cambria"/>
          <w:color w:val="000000" w:themeColor="text1"/>
        </w:rPr>
        <w:t xml:space="preserve"> pattern in </w:t>
      </w:r>
      <w:r w:rsidR="00541BC7" w:rsidRPr="00BB241F">
        <w:rPr>
          <w:rFonts w:ascii="Cambria" w:hAnsi="Cambria"/>
          <w:i/>
          <w:iCs/>
          <w:color w:val="000000" w:themeColor="text1"/>
        </w:rPr>
        <w:t xml:space="preserve">Anolis </w:t>
      </w:r>
      <w:r w:rsidR="00541BC7" w:rsidRPr="00BB241F">
        <w:rPr>
          <w:rFonts w:ascii="Cambria" w:hAnsi="Cambria"/>
          <w:color w:val="000000" w:themeColor="text1"/>
        </w:rPr>
        <w:t>lizards, where large-bodied ecomorphs have evolved repeatedly</w:t>
      </w:r>
      <w:r w:rsidR="002155F9" w:rsidRPr="00BB241F">
        <w:rPr>
          <w:rFonts w:ascii="Cambria" w:hAnsi="Cambria"/>
          <w:color w:val="000000" w:themeColor="text1"/>
        </w:rPr>
        <w:t xml:space="preserve"> on different islands</w:t>
      </w:r>
      <w:r w:rsidR="00541BC7" w:rsidRPr="00BB241F">
        <w:rPr>
          <w:rFonts w:ascii="Cambria" w:hAnsi="Cambria"/>
          <w:color w:val="000000" w:themeColor="text1"/>
        </w:rPr>
        <w:t xml:space="preserve"> (e.g.</w:t>
      </w:r>
      <w:r w:rsidR="00233AF8" w:rsidRPr="00BB241F">
        <w:rPr>
          <w:rFonts w:ascii="Cambria" w:hAnsi="Cambria"/>
          <w:color w:val="000000" w:themeColor="text1"/>
        </w:rPr>
        <w:t>,</w:t>
      </w:r>
      <w:r w:rsidR="00541BC7" w:rsidRPr="00BB241F">
        <w:rPr>
          <w:rFonts w:ascii="Cambria" w:hAnsi="Cambria"/>
          <w:color w:val="000000" w:themeColor="text1"/>
        </w:rPr>
        <w:t xml:space="preserve"> </w:t>
      </w:r>
      <w:proofErr w:type="spellStart"/>
      <w:r w:rsidR="00541BC7" w:rsidRPr="00BB241F">
        <w:rPr>
          <w:rFonts w:ascii="Cambria" w:hAnsi="Cambria"/>
          <w:color w:val="000000" w:themeColor="text1"/>
        </w:rPr>
        <w:t>Losos</w:t>
      </w:r>
      <w:proofErr w:type="spellEnd"/>
      <w:r w:rsidR="00541BC7" w:rsidRPr="00BB241F">
        <w:rPr>
          <w:rFonts w:ascii="Cambria" w:hAnsi="Cambria"/>
          <w:color w:val="000000" w:themeColor="text1"/>
        </w:rPr>
        <w:t xml:space="preserve"> et al. 1998).</w:t>
      </w:r>
      <w:r w:rsidR="00490315" w:rsidRPr="00BB241F">
        <w:rPr>
          <w:rFonts w:ascii="Cambria" w:hAnsi="Cambria"/>
          <w:color w:val="000000" w:themeColor="text1"/>
        </w:rPr>
        <w:t xml:space="preserve"> </w:t>
      </w:r>
      <w:r w:rsidR="00625985" w:rsidRPr="00BB241F">
        <w:rPr>
          <w:rFonts w:ascii="Cambria" w:hAnsi="Cambria"/>
          <w:color w:val="000000" w:themeColor="text1"/>
        </w:rPr>
        <w:t>It</w:t>
      </w:r>
      <w:r w:rsidRPr="00BB241F">
        <w:rPr>
          <w:rFonts w:ascii="Cambria" w:hAnsi="Cambria"/>
          <w:color w:val="000000" w:themeColor="text1"/>
        </w:rPr>
        <w:t xml:space="preserve"> also differs from</w:t>
      </w:r>
      <w:r w:rsidR="00625985" w:rsidRPr="00BB241F">
        <w:rPr>
          <w:rFonts w:ascii="Cambria" w:hAnsi="Cambria"/>
          <w:color w:val="000000" w:themeColor="text1"/>
        </w:rPr>
        <w:t xml:space="preserve"> emerging signal </w:t>
      </w:r>
      <w:r w:rsidRPr="00BB241F">
        <w:rPr>
          <w:rFonts w:ascii="Cambria" w:hAnsi="Cambria"/>
          <w:color w:val="000000" w:themeColor="text1"/>
        </w:rPr>
        <w:t xml:space="preserve">that </w:t>
      </w:r>
      <w:r w:rsidR="00625985" w:rsidRPr="00BB241F">
        <w:rPr>
          <w:rFonts w:ascii="Cambria" w:hAnsi="Cambria"/>
          <w:color w:val="000000" w:themeColor="text1"/>
        </w:rPr>
        <w:t>geographically localised and</w:t>
      </w:r>
      <w:r w:rsidRPr="00BB241F">
        <w:rPr>
          <w:rFonts w:ascii="Cambria" w:hAnsi="Cambria"/>
          <w:color w:val="000000" w:themeColor="text1"/>
        </w:rPr>
        <w:t xml:space="preserve"> evolutionarily </w:t>
      </w:r>
      <w:r w:rsidR="00625985" w:rsidRPr="00BB241F">
        <w:rPr>
          <w:rFonts w:ascii="Cambria" w:hAnsi="Cambria"/>
          <w:color w:val="000000" w:themeColor="text1"/>
        </w:rPr>
        <w:t xml:space="preserve">rapid shifts in body size have played an important role in the assemblance </w:t>
      </w:r>
      <w:r w:rsidRPr="00BB241F">
        <w:rPr>
          <w:rFonts w:ascii="Cambria" w:hAnsi="Cambria"/>
          <w:color w:val="000000" w:themeColor="text1"/>
        </w:rPr>
        <w:t>species communities in some other insular radiations in Melanesia</w:t>
      </w:r>
      <w:r w:rsidR="002155F9" w:rsidRPr="00BB241F">
        <w:rPr>
          <w:rFonts w:ascii="Cambria" w:hAnsi="Cambria"/>
          <w:color w:val="000000" w:themeColor="text1"/>
        </w:rPr>
        <w:t>n</w:t>
      </w:r>
      <w:r w:rsidRPr="00BB241F">
        <w:rPr>
          <w:rFonts w:ascii="Cambria" w:hAnsi="Cambria"/>
          <w:color w:val="000000" w:themeColor="text1"/>
        </w:rPr>
        <w:t xml:space="preserve"> taxa, most notably various lineages of bats</w:t>
      </w:r>
      <w:r w:rsidR="00625985" w:rsidRPr="00BB241F">
        <w:rPr>
          <w:rFonts w:ascii="Cambria" w:hAnsi="Cambria"/>
          <w:color w:val="000000" w:themeColor="text1"/>
        </w:rPr>
        <w:t xml:space="preserve"> </w:t>
      </w:r>
      <w:r w:rsidR="00185311" w:rsidRPr="00BB241F">
        <w:rPr>
          <w:rFonts w:ascii="Cambria" w:hAnsi="Cambria"/>
          <w:color w:val="000000" w:themeColor="text1"/>
        </w:rPr>
        <w:fldChar w:fldCharType="begin"/>
      </w:r>
      <w:r w:rsidR="00185311" w:rsidRPr="00BB241F">
        <w:rPr>
          <w:rFonts w:ascii="Cambria" w:hAnsi="Cambria"/>
          <w:color w:val="000000" w:themeColor="text1"/>
        </w:rPr>
        <w:instrText xml:space="preserve"> ADDIN EN.CITE &lt;EndNote&gt;&lt;Cite&gt;&lt;Author&gt;Almeida&lt;/Author&gt;&lt;Year&gt;2025&lt;/Year&gt;&lt;RecNum&gt;160&lt;/RecNum&gt;&lt;DisplayText&gt;(Almeida, Helgen, Simmons &amp;amp; Giannini, 2025; Lavery, DeRaad, Holland, Olson, DeCicco, Seddon, Leung &amp;amp; Moyle, 2024)&lt;/DisplayText&gt;&lt;record&gt;&lt;rec-number&gt;160&lt;/rec-number&gt;&lt;foreign-keys&gt;&lt;key app="EN" db-id="few0x52dq052frepdtrpxadctdwpwsfffwed" timestamp="1755980637"&gt;160&lt;/key&gt;&lt;/foreign-keys&gt;&lt;ref-type name="Journal Article"&gt;17&lt;/ref-type&gt;&lt;contributors&gt;&lt;authors&gt;&lt;author&gt;Almeida, Francisca C&lt;/author&gt;&lt;author&gt;Helgen, Kristofer M&lt;/author&gt;&lt;author&gt;Simmons, Nancy B&lt;/author&gt;&lt;author&gt;Giannini, Norberto P&lt;/author&gt;&lt;/authors&gt;&lt;/contributors&gt;&lt;titles&gt;&lt;title&gt;Evolution and ecology of body size in the world’s largest bats&lt;/title&gt;&lt;secondary-title&gt;Proceedings of the Royal Society B&lt;/secondary-title&gt;&lt;/titles&gt;&lt;periodical&gt;&lt;full-title&gt;Proceedings of the Royal Society B&lt;/full-title&gt;&lt;/periodical&gt;&lt;pages&gt;20250743&lt;/pages&gt;&lt;volume&gt;292&lt;/volume&gt;&lt;number&gt;2051&lt;/number&gt;&lt;dates&gt;&lt;year&gt;2025&lt;/year&gt;&lt;/dates&gt;&lt;isbn&gt;1471-2954&lt;/isbn&gt;&lt;urls&gt;&lt;/urls&gt;&lt;/record&gt;&lt;/Cite&gt;&lt;Cite&gt;&lt;Author&gt;Lavery&lt;/Author&gt;&lt;Year&gt;2024&lt;/Year&gt;&lt;RecNum&gt;161&lt;/RecNum&gt;&lt;record&gt;&lt;rec-number&gt;161&lt;/rec-number&gt;&lt;foreign-keys&gt;&lt;key app="EN" db-id="few0x52dq052frepdtrpxadctdwpwsfffwed" timestamp="1755980679"&gt;161&lt;/key&gt;&lt;/foreign-keys&gt;&lt;ref-type name="Journal Article"&gt;17&lt;/ref-type&gt;&lt;contributors&gt;&lt;authors&gt;&lt;author&gt;Lavery, Tyrone H&lt;/author&gt;&lt;author&gt;DeRaad, Devon A&lt;/author&gt;&lt;author&gt;Holland, Piokera S&lt;/author&gt;&lt;author&gt;Olson, Karen V&lt;/author&gt;&lt;author&gt;DeCicco, Lucas H&lt;/author&gt;&lt;author&gt;Seddon, Jennifer M&lt;/author&gt;&lt;author&gt;Leung, Luke KP&lt;/author&gt;&lt;author&gt;Moyle, Robert G&lt;/author&gt;&lt;/authors&gt;&lt;/contributors&gt;&lt;titles&gt;&lt;title&gt;Parallel evolution in an island archipelago revealed by genomic sequencing of Hipposideros leaf-nosed bats&lt;/title&gt;&lt;secondary-title&gt;Evolution&lt;/secondary-title&gt;&lt;/titles&gt;&lt;periodical&gt;&lt;full-title&gt;Evolution&lt;/full-title&gt;&lt;/periodical&gt;&lt;pages&gt;1183-1192&lt;/pages&gt;&lt;volume&gt;78&lt;/volume&gt;&lt;number&gt;6&lt;/number&gt;&lt;dates&gt;&lt;year&gt;2024&lt;/year&gt;&lt;/dates&gt;&lt;isbn&gt;0014-3820&lt;/isbn&gt;&lt;urls&gt;&lt;/urls&gt;&lt;/record&gt;&lt;/Cite&gt;&lt;/EndNote&gt;</w:instrText>
      </w:r>
      <w:r w:rsidR="00185311" w:rsidRPr="00BB241F">
        <w:rPr>
          <w:rFonts w:ascii="Cambria" w:hAnsi="Cambria"/>
          <w:color w:val="000000" w:themeColor="text1"/>
        </w:rPr>
        <w:fldChar w:fldCharType="separate"/>
      </w:r>
      <w:r w:rsidR="00185311" w:rsidRPr="00BB241F">
        <w:rPr>
          <w:rFonts w:ascii="Cambria" w:hAnsi="Cambria"/>
          <w:noProof/>
          <w:color w:val="000000" w:themeColor="text1"/>
        </w:rPr>
        <w:t>(Almeida, Helgen, Simmons &amp; Giannini, 2025; Lavery, DeRaad, Holland, Olson, DeCicco, Seddon, Leung &amp; Moyle, 2024)</w:t>
      </w:r>
      <w:r w:rsidR="00185311" w:rsidRPr="00BB241F">
        <w:rPr>
          <w:rFonts w:ascii="Cambria" w:hAnsi="Cambria"/>
          <w:color w:val="000000" w:themeColor="text1"/>
        </w:rPr>
        <w:fldChar w:fldCharType="end"/>
      </w:r>
      <w:r w:rsidR="00625985" w:rsidRPr="00BB241F">
        <w:rPr>
          <w:rFonts w:ascii="Cambria" w:hAnsi="Cambria"/>
          <w:color w:val="000000" w:themeColor="text1"/>
        </w:rPr>
        <w:t xml:space="preserve">. </w:t>
      </w:r>
    </w:p>
    <w:p w14:paraId="25A2AAB3" w14:textId="55BE09D1" w:rsidR="00625985" w:rsidRPr="00BB241F" w:rsidRDefault="00625985" w:rsidP="00B10B84">
      <w:pPr>
        <w:spacing w:line="360" w:lineRule="auto"/>
        <w:ind w:firstLine="720"/>
        <w:rPr>
          <w:rFonts w:ascii="Cambria" w:hAnsi="Cambria"/>
        </w:rPr>
      </w:pPr>
      <w:r w:rsidRPr="00BB241F">
        <w:rPr>
          <w:rFonts w:ascii="Cambria" w:hAnsi="Cambria"/>
        </w:rPr>
        <w:lastRenderedPageBreak/>
        <w:t xml:space="preserve">The limited number of shifts in body size makes it difficult to test whether the larger body size in some island </w:t>
      </w:r>
      <w:r w:rsidRPr="00BB241F">
        <w:rPr>
          <w:rFonts w:ascii="Cambria" w:hAnsi="Cambria"/>
          <w:i/>
          <w:iCs/>
        </w:rPr>
        <w:t>Gehyra</w:t>
      </w:r>
      <w:r w:rsidRPr="00BB241F">
        <w:rPr>
          <w:rFonts w:ascii="Cambria" w:hAnsi="Cambria"/>
        </w:rPr>
        <w:t xml:space="preserve"> is due to contingency (large species evolved by chance on islands) or determinism (island environments favour the evolution of large species) </w:t>
      </w:r>
      <w:r w:rsidRPr="00BB241F">
        <w:rPr>
          <w:rFonts w:ascii="Cambria" w:hAnsi="Cambria"/>
        </w:rPr>
        <w:fldChar w:fldCharType="begin"/>
      </w:r>
      <w:r w:rsidR="003F66AA" w:rsidRPr="00BB241F">
        <w:rPr>
          <w:rFonts w:ascii="Cambria" w:hAnsi="Cambria"/>
        </w:rPr>
        <w:instrText xml:space="preserve"> ADDIN EN.CITE &lt;EndNote&gt;&lt;Cite&gt;&lt;Author&gt;Losos&lt;/Author&gt;&lt;Year&gt;1998&lt;/Year&gt;&lt;RecNum&gt;119&lt;/RecNum&gt;&lt;DisplayText&gt;(Losos, Jackman, Larson, Queiroz &amp;amp; Rodrı́guez-Schettino, 1998)&lt;/DisplayText&gt;&lt;record&gt;&lt;rec-number&gt;119&lt;/rec-number&gt;&lt;foreign-keys&gt;&lt;key app="EN" db-id="few0x52dq052frepdtrpxadctdwpwsfffwed" timestamp="1743463454"&gt;119&lt;/key&gt;&lt;/foreign-keys&gt;&lt;ref-type name="Journal Article"&gt;17&lt;/ref-type&gt;&lt;contributors&gt;&lt;authors&gt;&lt;author&gt;Losos, Jonathan B&lt;/author&gt;&lt;author&gt;Jackman, Todd R&lt;/author&gt;&lt;author&gt;Larson, Allan&lt;/author&gt;&lt;author&gt;Queiroz, Kevin de&lt;/author&gt;&lt;author&gt;Rodrı́guez-Schettino, Lourdes&lt;/author&gt;&lt;/authors&gt;&lt;/contributors&gt;&lt;titles&gt;&lt;title&gt;Contingency and determinism in replicated adaptive radiations of island lizards&lt;/title&gt;&lt;secondary-title&gt;Science&lt;/secondary-title&gt;&lt;/titles&gt;&lt;periodical&gt;&lt;full-title&gt;Science&lt;/full-title&gt;&lt;/periodical&gt;&lt;pages&gt;2115-2118&lt;/pages&gt;&lt;volume&gt;279&lt;/volume&gt;&lt;number&gt;5359&lt;/number&gt;&lt;dates&gt;&lt;year&gt;1998&lt;/year&gt;&lt;/dates&gt;&lt;isbn&gt;1095-9203&lt;/isbn&gt;&lt;urls&gt;&lt;/urls&gt;&lt;/record&gt;&lt;/Cite&gt;&lt;/EndNote&gt;</w:instrText>
      </w:r>
      <w:r w:rsidRPr="00BB241F">
        <w:rPr>
          <w:rFonts w:ascii="Cambria" w:hAnsi="Cambria"/>
        </w:rPr>
        <w:fldChar w:fldCharType="separate"/>
      </w:r>
      <w:r w:rsidR="003F66AA" w:rsidRPr="00BB241F">
        <w:rPr>
          <w:rFonts w:ascii="Cambria" w:hAnsi="Cambria"/>
          <w:noProof/>
        </w:rPr>
        <w:t>(Losos, Jackman, Larson, Queiroz &amp; Rodrı́guez-Schettino, 1998)</w:t>
      </w:r>
      <w:r w:rsidRPr="00BB241F">
        <w:rPr>
          <w:rFonts w:ascii="Cambria" w:hAnsi="Cambria"/>
        </w:rPr>
        <w:fldChar w:fldCharType="end"/>
      </w:r>
      <w:r w:rsidRPr="00BB241F">
        <w:rPr>
          <w:rFonts w:ascii="Cambria" w:hAnsi="Cambria"/>
        </w:rPr>
        <w:t xml:space="preserve">. A trend towards large body size in </w:t>
      </w:r>
      <w:r w:rsidRPr="00BB241F">
        <w:rPr>
          <w:rFonts w:ascii="Cambria" w:hAnsi="Cambria"/>
          <w:i/>
          <w:iCs/>
        </w:rPr>
        <w:t>Gehyra</w:t>
      </w:r>
      <w:r w:rsidRPr="00BB241F">
        <w:rPr>
          <w:rFonts w:ascii="Cambria" w:hAnsi="Cambria"/>
        </w:rPr>
        <w:t xml:space="preserve"> does, however, mirror large body sizes observed in other lineages of forest-associated geckos with distributions occurring across south-east Asia</w:t>
      </w:r>
      <w:r w:rsidR="00C45BA8" w:rsidRPr="00BB241F">
        <w:rPr>
          <w:rFonts w:ascii="Cambria" w:hAnsi="Cambria"/>
        </w:rPr>
        <w:t xml:space="preserve"> </w:t>
      </w:r>
      <w:r w:rsidR="00C45BA8" w:rsidRPr="00BB241F">
        <w:rPr>
          <w:rFonts w:ascii="Cambria" w:hAnsi="Cambria"/>
        </w:rPr>
        <w:fldChar w:fldCharType="begin"/>
      </w:r>
      <w:r w:rsidR="00C45BA8" w:rsidRPr="00BB241F">
        <w:rPr>
          <w:rFonts w:ascii="Cambria" w:hAnsi="Cambria"/>
        </w:rPr>
        <w:instrText xml:space="preserve"> ADDIN EN.CITE &lt;EndNote&gt;&lt;Cite&gt;&lt;Author&gt;Das&lt;/Author&gt;&lt;Year&gt;2010&lt;/Year&gt;&lt;RecNum&gt;136&lt;/RecNum&gt;&lt;DisplayText&gt;(Das, 2010)&lt;/DisplayText&gt;&lt;record&gt;&lt;rec-number&gt;136&lt;/rec-number&gt;&lt;foreign-keys&gt;&lt;key app="EN" db-id="few0x52dq052frepdtrpxadctdwpwsfffwed" timestamp="1753241029"&gt;136&lt;/key&gt;&lt;/foreign-keys&gt;&lt;ref-type name="Book"&gt;6&lt;/ref-type&gt;&lt;contributors&gt;&lt;authors&gt;&lt;author&gt;Das, I.&lt;/author&gt;&lt;/authors&gt;&lt;/contributors&gt;&lt;titles&gt;&lt;title&gt;A field guide to the reptiles of south-east Asia&lt;/title&gt;&lt;/titles&gt;&lt;pages&gt;376&lt;/pages&gt;&lt;dates&gt;&lt;year&gt;2010&lt;/year&gt;&lt;/dates&gt;&lt;pub-location&gt;United Kingdom&lt;/pub-location&gt;&lt;publisher&gt;New Holland Publishers&lt;/publisher&gt;&lt;urls&gt;&lt;/urls&gt;&lt;/record&gt;&lt;/Cite&gt;&lt;/EndNote&gt;</w:instrText>
      </w:r>
      <w:r w:rsidR="00C45BA8" w:rsidRPr="00BB241F">
        <w:rPr>
          <w:rFonts w:ascii="Cambria" w:hAnsi="Cambria"/>
        </w:rPr>
        <w:fldChar w:fldCharType="separate"/>
      </w:r>
      <w:r w:rsidR="00C45BA8" w:rsidRPr="00BB241F">
        <w:rPr>
          <w:rFonts w:ascii="Cambria" w:hAnsi="Cambria"/>
          <w:noProof/>
        </w:rPr>
        <w:t>(Das, 2010)</w:t>
      </w:r>
      <w:r w:rsidR="00C45BA8" w:rsidRPr="00BB241F">
        <w:rPr>
          <w:rFonts w:ascii="Cambria" w:hAnsi="Cambria"/>
        </w:rPr>
        <w:fldChar w:fldCharType="end"/>
      </w:r>
      <w:r w:rsidR="00C45BA8" w:rsidRPr="00BB241F">
        <w:rPr>
          <w:rFonts w:ascii="Cambria" w:hAnsi="Cambria"/>
        </w:rPr>
        <w:t xml:space="preserve"> and</w:t>
      </w:r>
      <w:r w:rsidR="00A27808" w:rsidRPr="00BB241F">
        <w:rPr>
          <w:rFonts w:ascii="Cambria" w:hAnsi="Cambria"/>
        </w:rPr>
        <w:t xml:space="preserve"> </w:t>
      </w:r>
      <w:r w:rsidRPr="00BB241F">
        <w:rPr>
          <w:rFonts w:ascii="Cambria" w:hAnsi="Cambria"/>
        </w:rPr>
        <w:t>t</w:t>
      </w:r>
      <w:r w:rsidR="00C45BA8" w:rsidRPr="00BB241F">
        <w:rPr>
          <w:rFonts w:ascii="Cambria" w:hAnsi="Cambria"/>
        </w:rPr>
        <w:t>hroughout t</w:t>
      </w:r>
      <w:r w:rsidRPr="00BB241F">
        <w:rPr>
          <w:rFonts w:ascii="Cambria" w:hAnsi="Cambria"/>
        </w:rPr>
        <w:t>he south-west Pacific</w:t>
      </w:r>
      <w:r w:rsidR="00A27808" w:rsidRPr="00BB241F">
        <w:rPr>
          <w:rFonts w:ascii="Cambria" w:hAnsi="Cambria"/>
        </w:rPr>
        <w:t xml:space="preserve"> </w:t>
      </w:r>
      <w:r w:rsidR="00185311" w:rsidRPr="00BB241F">
        <w:rPr>
          <w:rFonts w:ascii="Cambria" w:hAnsi="Cambria"/>
        </w:rPr>
        <w:fldChar w:fldCharType="begin">
          <w:fldData xml:space="preserve">PEVuZE5vdGU+PENpdGU+PEF1dGhvcj5Ta2lwd2l0aDwvQXV0aG9yPjxZZWFyPjIwMjM8L1llYXI+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</w:fldData>
        </w:fldChar>
      </w:r>
      <w:r w:rsidR="00C45BA8" w:rsidRPr="00BB241F">
        <w:rPr>
          <w:rFonts w:ascii="Cambria" w:hAnsi="Cambria"/>
        </w:rPr>
        <w:instrText xml:space="preserve"> ADDIN EN.CITE </w:instrText>
      </w:r>
      <w:r w:rsidR="00C45BA8" w:rsidRPr="00BB241F">
        <w:rPr>
          <w:rFonts w:ascii="Cambria" w:hAnsi="Cambria"/>
        </w:rPr>
        <w:fldChar w:fldCharType="begin">
          <w:fldData xml:space="preserve">PEVuZE5vdGU+PENpdGU+PEF1dGhvcj5Ta2lwd2l0aDwvQXV0aG9yPjxZZWFyPjIwMjM8L1llYXI+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</w:fldData>
        </w:fldChar>
      </w:r>
      <w:r w:rsidR="00C45BA8" w:rsidRPr="00BB241F">
        <w:rPr>
          <w:rFonts w:ascii="Cambria" w:hAnsi="Cambria"/>
        </w:rPr>
        <w:instrText xml:space="preserve"> ADDIN EN.CITE.DATA </w:instrText>
      </w:r>
      <w:r w:rsidR="00C45BA8" w:rsidRPr="00BB241F">
        <w:rPr>
          <w:rFonts w:ascii="Cambria" w:hAnsi="Cambria"/>
        </w:rPr>
      </w:r>
      <w:r w:rsidR="00C45BA8" w:rsidRPr="00BB241F">
        <w:rPr>
          <w:rFonts w:ascii="Cambria" w:hAnsi="Cambria"/>
        </w:rPr>
        <w:fldChar w:fldCharType="end"/>
      </w:r>
      <w:r w:rsidR="00185311" w:rsidRPr="00BB241F">
        <w:rPr>
          <w:rFonts w:ascii="Cambria" w:hAnsi="Cambria"/>
        </w:rPr>
      </w:r>
      <w:r w:rsidR="00185311" w:rsidRPr="00BB241F">
        <w:rPr>
          <w:rFonts w:ascii="Cambria" w:hAnsi="Cambria"/>
        </w:rPr>
        <w:fldChar w:fldCharType="separate"/>
      </w:r>
      <w:r w:rsidR="00C45BA8" w:rsidRPr="00BB241F">
        <w:rPr>
          <w:rFonts w:ascii="Cambria" w:hAnsi="Cambria"/>
          <w:noProof/>
        </w:rPr>
        <w:t>(Heinicke et al., 2023; Skipwith &amp; Oliver, 2023)</w:t>
      </w:r>
      <w:r w:rsidR="00185311" w:rsidRPr="00BB241F">
        <w:rPr>
          <w:rFonts w:ascii="Cambria" w:hAnsi="Cambria"/>
        </w:rPr>
        <w:fldChar w:fldCharType="end"/>
      </w:r>
      <w:r w:rsidRPr="00BB241F">
        <w:rPr>
          <w:rFonts w:ascii="Cambria" w:hAnsi="Cambria"/>
        </w:rPr>
        <w:t>.</w:t>
      </w:r>
      <w:r w:rsidR="002155F9" w:rsidRPr="00BB241F">
        <w:rPr>
          <w:rFonts w:ascii="Cambria" w:hAnsi="Cambria"/>
        </w:rPr>
        <w:t xml:space="preserve"> </w:t>
      </w:r>
      <w:r w:rsidRPr="00BB241F">
        <w:rPr>
          <w:rFonts w:ascii="Cambria" w:hAnsi="Cambria"/>
        </w:rPr>
        <w:t xml:space="preserve">In as much as their ecology is understood, these lineages are mostly highly arboreal and often found resting on the trunks or branches of trees. This combination of large size and a highly arboreal ecology </w:t>
      </w:r>
      <w:r w:rsidR="002155F9" w:rsidRPr="00BB241F">
        <w:rPr>
          <w:rFonts w:ascii="Cambria" w:hAnsi="Cambria"/>
        </w:rPr>
        <w:t xml:space="preserve">also </w:t>
      </w:r>
      <w:r w:rsidRPr="00BB241F">
        <w:rPr>
          <w:rFonts w:ascii="Cambria" w:hAnsi="Cambria"/>
        </w:rPr>
        <w:t xml:space="preserve">suggests parallels with the crown-giant ecomorphs in scansorial </w:t>
      </w:r>
      <w:r w:rsidRPr="00BB241F">
        <w:rPr>
          <w:rFonts w:ascii="Cambria" w:hAnsi="Cambria"/>
          <w:i/>
          <w:iCs/>
        </w:rPr>
        <w:t>Anolis</w:t>
      </w:r>
      <w:r w:rsidRPr="00BB241F">
        <w:rPr>
          <w:rFonts w:ascii="Cambria" w:hAnsi="Cambria"/>
        </w:rPr>
        <w:t xml:space="preserve"> lizards that occur in both insular and continental regions of tropical America </w:t>
      </w:r>
      <w:r w:rsidRPr="00BB241F">
        <w:rPr>
          <w:rFonts w:ascii="Cambria" w:hAnsi="Cambria"/>
        </w:rPr>
        <w:fldChar w:fldCharType="begin"/>
      </w:r>
      <w:r w:rsidRPr="00BB241F">
        <w:rPr>
          <w:rFonts w:ascii="Cambria" w:hAnsi="Cambria"/>
        </w:rPr>
        <w:instrText xml:space="preserve"> ADDIN EN.CITE &lt;EndNote&gt;&lt;Cite&gt;&lt;Author&gt;Huie&lt;/Author&gt;&lt;Year&gt;2021&lt;/Year&gt;&lt;RecNum&gt;71&lt;/RecNum&gt;&lt;DisplayText&gt;(Huie et al., 2021)&lt;/DisplayText&gt;&lt;record&gt;&lt;rec-number&gt;71&lt;/rec-number&gt;&lt;foreign-keys&gt;&lt;key app="EN" db-id="few0x52dq052frepdtrpxadctdwpwsfffwed" timestamp="1741932779"&gt;71&lt;/key&gt;&lt;/foreign-keys&gt;&lt;ref-type name="Journal Article"&gt;17&lt;/ref-type&gt;&lt;contributors&gt;&lt;authors&gt;&lt;author&gt;Huie, Jonathan M&lt;/author&gt;&lt;author&gt;Prates, Ivan&lt;/author&gt;&lt;author&gt;Bell, Rayna C&lt;/author&gt;&lt;author&gt;de Queiroz, Kevin&lt;/author&gt;&lt;/authors&gt;&lt;/contributors&gt;&lt;titles&gt;&lt;title&gt;Convergent patterns of adaptive radiation between island and mainland Anolis lizards&lt;/title&gt;&lt;secondary-title&gt;Biological Journal of the Linnean Society&lt;/secondary-title&gt;&lt;/titles&gt;&lt;periodical&gt;&lt;full-title&gt;Biological Journal of the Linnean Society&lt;/full-title&gt;&lt;/periodical&gt;&lt;pages&gt;85-110&lt;/pages&gt;&lt;volume&gt;134&lt;/volume&gt;&lt;number&gt;1&lt;/number&gt;&lt;dates&gt;&lt;year&gt;2021&lt;/year&gt;&lt;/dates&gt;&lt;isbn&gt;0024-4066&lt;/isbn&gt;&lt;urls&gt;&lt;/urls&gt;&lt;/record&gt;&lt;/Cite&gt;&lt;/EndNote&gt;</w:instrText>
      </w:r>
      <w:r w:rsidRPr="00BB241F">
        <w:rPr>
          <w:rFonts w:ascii="Cambria" w:hAnsi="Cambria"/>
        </w:rPr>
        <w:fldChar w:fldCharType="separate"/>
      </w:r>
      <w:r w:rsidRPr="00BB241F">
        <w:rPr>
          <w:rFonts w:ascii="Cambria" w:hAnsi="Cambria"/>
          <w:noProof/>
        </w:rPr>
        <w:t>(Huie et al., 2021)</w:t>
      </w:r>
      <w:r w:rsidRPr="00BB241F">
        <w:rPr>
          <w:rFonts w:ascii="Cambria" w:hAnsi="Cambria"/>
        </w:rPr>
        <w:fldChar w:fldCharType="end"/>
      </w:r>
      <w:r w:rsidRPr="00BB241F">
        <w:rPr>
          <w:rFonts w:ascii="Cambria" w:hAnsi="Cambria"/>
        </w:rPr>
        <w:t xml:space="preserve">. </w:t>
      </w:r>
      <w:r w:rsidR="002155F9" w:rsidRPr="00BB241F">
        <w:rPr>
          <w:rFonts w:ascii="Cambria" w:hAnsi="Cambria"/>
        </w:rPr>
        <w:t xml:space="preserve">On this basis we suggest that large body size in geckos may be correlated with a highly arboreal ecology, but we emphasise that a </w:t>
      </w:r>
      <w:r w:rsidR="00C45BA8" w:rsidRPr="00BB241F">
        <w:rPr>
          <w:rFonts w:ascii="Cambria" w:hAnsi="Cambria"/>
        </w:rPr>
        <w:t xml:space="preserve">lineages comprehensive </w:t>
      </w:r>
      <w:r w:rsidR="002155F9" w:rsidRPr="00BB241F">
        <w:rPr>
          <w:rFonts w:ascii="Cambria" w:hAnsi="Cambria"/>
        </w:rPr>
        <w:t>global compa</w:t>
      </w:r>
      <w:r w:rsidR="00C45BA8" w:rsidRPr="00BB241F">
        <w:rPr>
          <w:rFonts w:ascii="Cambria" w:hAnsi="Cambria"/>
        </w:rPr>
        <w:t>rative analysis</w:t>
      </w:r>
      <w:r w:rsidR="002155F9" w:rsidRPr="00BB241F">
        <w:rPr>
          <w:rFonts w:ascii="Cambria" w:hAnsi="Cambria"/>
        </w:rPr>
        <w:t xml:space="preserve"> is needed to</w:t>
      </w:r>
      <w:r w:rsidR="00C45BA8" w:rsidRPr="00BB241F">
        <w:rPr>
          <w:rFonts w:ascii="Cambria" w:hAnsi="Cambria"/>
        </w:rPr>
        <w:t xml:space="preserve"> test this idea further</w:t>
      </w:r>
      <w:r w:rsidR="002155F9" w:rsidRPr="00BB241F">
        <w:rPr>
          <w:rFonts w:ascii="Cambria" w:hAnsi="Cambria"/>
        </w:rPr>
        <w:t xml:space="preserve">. </w:t>
      </w:r>
      <w:r w:rsidR="00185311" w:rsidRPr="00BB241F">
        <w:rPr>
          <w:rFonts w:ascii="Cambria" w:hAnsi="Cambria"/>
        </w:rPr>
        <w:t xml:space="preserve">Leaving aside the </w:t>
      </w:r>
      <w:r w:rsidR="00C45BA8" w:rsidRPr="00BB241F">
        <w:rPr>
          <w:rFonts w:ascii="Cambria" w:hAnsi="Cambria"/>
        </w:rPr>
        <w:t xml:space="preserve">uncertainty around </w:t>
      </w:r>
      <w:r w:rsidR="00185311" w:rsidRPr="00BB241F">
        <w:rPr>
          <w:rFonts w:ascii="Cambria" w:hAnsi="Cambria"/>
        </w:rPr>
        <w:t>evolutionary drivers, we also argue the absence of large (SVL &lt; 130) arboreal geckos from most of Australia provide</w:t>
      </w:r>
      <w:r w:rsidR="00C45BA8" w:rsidRPr="00BB241F">
        <w:rPr>
          <w:rFonts w:ascii="Cambria" w:hAnsi="Cambria"/>
        </w:rPr>
        <w:t>s</w:t>
      </w:r>
      <w:r w:rsidR="00185311" w:rsidRPr="00BB241F">
        <w:rPr>
          <w:rFonts w:ascii="Cambria" w:hAnsi="Cambria"/>
        </w:rPr>
        <w:t xml:space="preserve"> further support for the idea that despite their proximity, Australia and nearby Melanesia have - for some taxa - fostered distinct radiations showing differing patterns of diversification. </w:t>
      </w:r>
    </w:p>
    <w:p w14:paraId="2C5E2A7C" w14:textId="77777777" w:rsidR="00625985" w:rsidRPr="00BB241F" w:rsidRDefault="00625985" w:rsidP="00B10B84">
      <w:pPr>
        <w:spacing w:line="360" w:lineRule="auto"/>
        <w:rPr>
          <w:rFonts w:ascii="Cambria" w:hAnsi="Cambria"/>
        </w:rPr>
      </w:pPr>
    </w:p>
    <w:p w14:paraId="38C8D7AE" w14:textId="7EC29EA3" w:rsidR="000248A2" w:rsidRPr="00BB241F" w:rsidRDefault="00355AB4" w:rsidP="00B10B84">
      <w:pPr>
        <w:spacing w:line="360" w:lineRule="auto"/>
        <w:rPr>
          <w:rFonts w:ascii="Cambria" w:hAnsi="Cambria"/>
        </w:rPr>
      </w:pPr>
      <w:r w:rsidRPr="00BB241F">
        <w:rPr>
          <w:rFonts w:ascii="Cambria" w:hAnsi="Cambria"/>
          <w:b/>
          <w:bCs/>
        </w:rPr>
        <w:t>Acknowledgements</w:t>
      </w:r>
      <w:r w:rsidR="000248A2" w:rsidRPr="00BB241F">
        <w:rPr>
          <w:rFonts w:ascii="Cambria" w:hAnsi="Cambria"/>
        </w:rPr>
        <w:t xml:space="preserve">. </w:t>
      </w:r>
      <w:r w:rsidR="00577788" w:rsidRPr="00BB241F">
        <w:rPr>
          <w:rFonts w:ascii="Cambria" w:hAnsi="Cambria"/>
        </w:rPr>
        <w:t>We thank the following people for providing access to specimens and</w:t>
      </w:r>
      <w:r w:rsidR="000248A2" w:rsidRPr="00BB241F">
        <w:rPr>
          <w:rFonts w:ascii="Cambria" w:hAnsi="Cambria"/>
        </w:rPr>
        <w:t xml:space="preserve"> </w:t>
      </w:r>
      <w:r w:rsidR="00577788" w:rsidRPr="00BB241F">
        <w:rPr>
          <w:rFonts w:ascii="Cambria" w:hAnsi="Cambria"/>
        </w:rPr>
        <w:t xml:space="preserve">tissue samples in their care: Andrew Amey (Queensland Museum), Steve Richards and </w:t>
      </w:r>
      <w:r w:rsidR="00517DFB" w:rsidRPr="00BB241F">
        <w:rPr>
          <w:rFonts w:ascii="Cambria" w:hAnsi="Cambria"/>
        </w:rPr>
        <w:t>Sally South (South Australian Museum), Dane Trembath and Jodi Rowley (Australian Museum)</w:t>
      </w:r>
      <w:r w:rsidR="003D3D90" w:rsidRPr="00BB241F">
        <w:rPr>
          <w:rFonts w:ascii="Cambria" w:hAnsi="Cambria"/>
        </w:rPr>
        <w:t>,</w:t>
      </w:r>
      <w:r w:rsidR="00821ECE" w:rsidRPr="00BB241F">
        <w:rPr>
          <w:rFonts w:ascii="Cambria" w:hAnsi="Cambria"/>
        </w:rPr>
        <w:t xml:space="preserve"> </w:t>
      </w:r>
      <w:r w:rsidR="00894540" w:rsidRPr="00BB241F">
        <w:rPr>
          <w:rFonts w:ascii="Cambria" w:hAnsi="Cambria"/>
        </w:rPr>
        <w:t xml:space="preserve">Jim </w:t>
      </w:r>
      <w:r w:rsidR="00821ECE" w:rsidRPr="00BB241F">
        <w:rPr>
          <w:rFonts w:ascii="Cambria" w:hAnsi="Cambria"/>
        </w:rPr>
        <w:t xml:space="preserve">McGuire (Museum of Comparative Biology Berkeley), </w:t>
      </w:r>
      <w:r w:rsidR="009B5314" w:rsidRPr="00BB241F">
        <w:rPr>
          <w:rFonts w:ascii="Cambria" w:hAnsi="Cambria"/>
        </w:rPr>
        <w:t>Molly Hagemann (Bernice P Bishop Museum)</w:t>
      </w:r>
      <w:r w:rsidR="00894540" w:rsidRPr="00BB241F">
        <w:rPr>
          <w:rFonts w:ascii="Cambria" w:hAnsi="Cambria"/>
        </w:rPr>
        <w:t xml:space="preserve"> </w:t>
      </w:r>
      <w:r w:rsidR="00517DFB" w:rsidRPr="00BB241F">
        <w:rPr>
          <w:rFonts w:ascii="Cambria" w:hAnsi="Cambria"/>
        </w:rPr>
        <w:t>and</w:t>
      </w:r>
      <w:r w:rsidR="00577788" w:rsidRPr="00BB241F">
        <w:rPr>
          <w:rFonts w:ascii="Cambria" w:hAnsi="Cambria"/>
        </w:rPr>
        <w:t xml:space="preserve"> Eric Rittmeyer (</w:t>
      </w:r>
      <w:r w:rsidR="009364EA" w:rsidRPr="00BB241F">
        <w:rPr>
          <w:rFonts w:ascii="Cambria" w:hAnsi="Cambria"/>
        </w:rPr>
        <w:t>Niagara</w:t>
      </w:r>
      <w:r w:rsidR="00577788" w:rsidRPr="00BB241F">
        <w:rPr>
          <w:rFonts w:ascii="Cambria" w:hAnsi="Cambria"/>
        </w:rPr>
        <w:t xml:space="preserve"> University). </w:t>
      </w:r>
      <w:r w:rsidR="00517DFB" w:rsidRPr="00BB241F">
        <w:rPr>
          <w:rFonts w:ascii="Cambria" w:hAnsi="Cambria"/>
        </w:rPr>
        <w:t xml:space="preserve">Andrew Hugall provided advice and assistance with some analyses. </w:t>
      </w:r>
      <w:r w:rsidR="0095651D" w:rsidRPr="00BB241F">
        <w:rPr>
          <w:rFonts w:ascii="Cambria" w:hAnsi="Cambria"/>
        </w:rPr>
        <w:t xml:space="preserve">Scott </w:t>
      </w:r>
      <w:proofErr w:type="spellStart"/>
      <w:r w:rsidR="0095651D" w:rsidRPr="00BB241F">
        <w:rPr>
          <w:rFonts w:ascii="Cambria" w:hAnsi="Cambria"/>
        </w:rPr>
        <w:t>Maccor</w:t>
      </w:r>
      <w:proofErr w:type="spellEnd"/>
      <w:r w:rsidR="0095651D" w:rsidRPr="00BB241F">
        <w:rPr>
          <w:rFonts w:ascii="Cambria" w:hAnsi="Cambria"/>
        </w:rPr>
        <w:t xml:space="preserve">, Stephen </w:t>
      </w:r>
      <w:proofErr w:type="spellStart"/>
      <w:r w:rsidR="0095651D" w:rsidRPr="00BB241F">
        <w:rPr>
          <w:rFonts w:ascii="Cambria" w:hAnsi="Cambria"/>
        </w:rPr>
        <w:t>Zozaya</w:t>
      </w:r>
      <w:proofErr w:type="spellEnd"/>
      <w:r w:rsidR="0095651D" w:rsidRPr="00BB241F">
        <w:rPr>
          <w:rFonts w:ascii="Cambria" w:hAnsi="Cambria"/>
        </w:rPr>
        <w:t>, Stephen Richards, Glenn Shea</w:t>
      </w:r>
      <w:r w:rsidR="00894540" w:rsidRPr="00BB241F">
        <w:rPr>
          <w:rFonts w:ascii="Cambria" w:hAnsi="Cambria"/>
        </w:rPr>
        <w:t>,</w:t>
      </w:r>
      <w:r w:rsidR="0095651D" w:rsidRPr="00BB241F">
        <w:rPr>
          <w:rFonts w:ascii="Cambria" w:hAnsi="Cambria"/>
        </w:rPr>
        <w:t xml:space="preserve"> and Ayako </w:t>
      </w:r>
      <w:proofErr w:type="spellStart"/>
      <w:r w:rsidR="0095651D" w:rsidRPr="00BB241F">
        <w:rPr>
          <w:rFonts w:ascii="Cambria" w:hAnsi="Cambria"/>
        </w:rPr>
        <w:t>Nakadachi</w:t>
      </w:r>
      <w:proofErr w:type="spellEnd"/>
      <w:r w:rsidR="0095651D" w:rsidRPr="00BB241F">
        <w:rPr>
          <w:rFonts w:ascii="Cambria" w:hAnsi="Cambria"/>
        </w:rPr>
        <w:t xml:space="preserve"> helped by providing and editing photographs. </w:t>
      </w:r>
      <w:r w:rsidR="00577788" w:rsidRPr="00BB241F">
        <w:rPr>
          <w:rFonts w:ascii="Cambria" w:hAnsi="Cambria"/>
        </w:rPr>
        <w:t>We also thank</w:t>
      </w:r>
      <w:r w:rsidR="009D1297" w:rsidRPr="00BB241F">
        <w:rPr>
          <w:rFonts w:ascii="Cambria" w:hAnsi="Cambria"/>
        </w:rPr>
        <w:t xml:space="preserve"> </w:t>
      </w:r>
      <w:r w:rsidR="009D1297" w:rsidRPr="00BB241F">
        <w:rPr>
          <w:rFonts w:ascii="Cambria" w:hAnsi="Cambria" w:cs="Calibri"/>
          <w:color w:val="211D1E"/>
        </w:rPr>
        <w:t xml:space="preserve">the PNG National Research Institute and the Conservation and Environmental Protection Authority, the </w:t>
      </w:r>
      <w:r w:rsidR="009D1297" w:rsidRPr="00BB241F">
        <w:rPr>
          <w:rFonts w:ascii="Cambria" w:hAnsi="Cambria" w:cs="Times New Roman"/>
          <w:lang w:val="en-US"/>
        </w:rPr>
        <w:t>East Sepik and Milne Bay provincial governments</w:t>
      </w:r>
      <w:r w:rsidR="009D1297" w:rsidRPr="00BB241F">
        <w:rPr>
          <w:rFonts w:ascii="Cambria" w:hAnsi="Cambria" w:cs="Calibri"/>
          <w:color w:val="211D1E"/>
        </w:rPr>
        <w:t xml:space="preserve"> as well as the numerous governments of the other provinces in which we worked</w:t>
      </w:r>
      <w:r w:rsidR="00894540" w:rsidRPr="00BB241F">
        <w:rPr>
          <w:rFonts w:ascii="Cambria" w:hAnsi="Cambria" w:cs="Calibri"/>
          <w:color w:val="211D1E"/>
        </w:rPr>
        <w:t>,</w:t>
      </w:r>
      <w:r w:rsidR="009D1297" w:rsidRPr="00BB241F">
        <w:rPr>
          <w:rFonts w:ascii="Cambria" w:hAnsi="Cambria" w:cs="Calibri"/>
          <w:color w:val="211D1E"/>
        </w:rPr>
        <w:t xml:space="preserve"> </w:t>
      </w:r>
      <w:r w:rsidR="009D1297" w:rsidRPr="00BB241F">
        <w:rPr>
          <w:rFonts w:ascii="Cambria" w:hAnsi="Cambria" w:cs="Times New Roman"/>
          <w:lang w:val="en-US"/>
        </w:rPr>
        <w:t xml:space="preserve">and the </w:t>
      </w:r>
      <w:r w:rsidR="009D1297" w:rsidRPr="00BB241F">
        <w:rPr>
          <w:rFonts w:ascii="Cambria" w:hAnsi="Cambria"/>
        </w:rPr>
        <w:t xml:space="preserve">many landholders across the Melanesian region who </w:t>
      </w:r>
      <w:r w:rsidR="009D1297" w:rsidRPr="00BB241F">
        <w:rPr>
          <w:rFonts w:ascii="Cambria" w:hAnsi="Cambria"/>
        </w:rPr>
        <w:lastRenderedPageBreak/>
        <w:t>allowed us to collect material from their lands</w:t>
      </w:r>
      <w:r w:rsidR="009D1297" w:rsidRPr="00BB241F">
        <w:rPr>
          <w:rFonts w:ascii="Cambria" w:hAnsi="Cambria" w:cs="Calibri"/>
          <w:color w:val="211D1E"/>
        </w:rPr>
        <w:t xml:space="preserve">. </w:t>
      </w:r>
      <w:r w:rsidR="009D1297" w:rsidRPr="00BB241F">
        <w:rPr>
          <w:rFonts w:ascii="Cambria" w:hAnsi="Cambria" w:cs="Calibri"/>
        </w:rPr>
        <w:t>Research</w:t>
      </w:r>
      <w:r w:rsidR="0095651D" w:rsidRPr="00BB241F">
        <w:rPr>
          <w:rFonts w:ascii="Cambria" w:hAnsi="Cambria" w:cs="Calibri"/>
        </w:rPr>
        <w:t xml:space="preserve"> by CCA</w:t>
      </w:r>
      <w:r w:rsidR="009D1297" w:rsidRPr="00BB241F">
        <w:rPr>
          <w:rFonts w:ascii="Cambria" w:hAnsi="Cambria" w:cs="Calibri"/>
        </w:rPr>
        <w:t xml:space="preserve"> was approved under LSU IACUC protocol 06-071.</w:t>
      </w:r>
      <w:r w:rsidR="00577788" w:rsidRPr="00BB241F">
        <w:rPr>
          <w:rFonts w:ascii="Cambria" w:hAnsi="Cambria"/>
        </w:rPr>
        <w:t xml:space="preserve"> </w:t>
      </w:r>
    </w:p>
    <w:p w14:paraId="184F558E" w14:textId="77777777" w:rsidR="000248A2" w:rsidRPr="00BB241F" w:rsidRDefault="000248A2" w:rsidP="00B10B84">
      <w:pPr>
        <w:autoSpaceDE w:val="0"/>
        <w:autoSpaceDN w:val="0"/>
        <w:adjustRightInd w:val="0"/>
        <w:spacing w:line="360" w:lineRule="auto"/>
        <w:rPr>
          <w:rFonts w:ascii="Cambria" w:hAnsi="Cambria"/>
        </w:rPr>
      </w:pPr>
    </w:p>
    <w:p w14:paraId="049C921B" w14:textId="3FFC4398" w:rsidR="00577788" w:rsidRPr="00BB241F" w:rsidRDefault="000248A2" w:rsidP="00B10B84">
      <w:pPr>
        <w:autoSpaceDE w:val="0"/>
        <w:autoSpaceDN w:val="0"/>
        <w:adjustRightInd w:val="0"/>
        <w:spacing w:line="360" w:lineRule="auto"/>
        <w:rPr>
          <w:rFonts w:ascii="Cambria" w:hAnsi="Cambria"/>
        </w:rPr>
      </w:pPr>
      <w:r w:rsidRPr="00BB241F">
        <w:rPr>
          <w:rFonts w:ascii="Cambria" w:hAnsi="Cambria"/>
          <w:b/>
          <w:bCs/>
        </w:rPr>
        <w:t>Funding.</w:t>
      </w:r>
      <w:r w:rsidRPr="00BB241F">
        <w:rPr>
          <w:rFonts w:ascii="Cambria" w:hAnsi="Cambria"/>
        </w:rPr>
        <w:t xml:space="preserve"> </w:t>
      </w:r>
      <w:r w:rsidR="00577788" w:rsidRPr="00BB241F">
        <w:rPr>
          <w:rFonts w:ascii="Cambria" w:hAnsi="Cambria"/>
        </w:rPr>
        <w:t>This work was funded by Australian Research Council (ARC) Linkage Grants</w:t>
      </w:r>
      <w:r w:rsidR="003B7ACB" w:rsidRPr="00BB241F">
        <w:rPr>
          <w:rFonts w:ascii="Cambria" w:hAnsi="Cambria"/>
        </w:rPr>
        <w:t xml:space="preserve"> </w:t>
      </w:r>
      <w:r w:rsidR="00577788" w:rsidRPr="00BB241F">
        <w:rPr>
          <w:rFonts w:ascii="Cambria" w:hAnsi="Cambria"/>
        </w:rPr>
        <w:t>to Paul Oliver with Mike Lee and Paul Doughty, and to Craig Moritz with</w:t>
      </w:r>
    </w:p>
    <w:p w14:paraId="7104C0E3" w14:textId="0EAB37BB" w:rsidR="00355AB4" w:rsidRPr="00BB241F" w:rsidRDefault="00577788" w:rsidP="00B10B84">
      <w:pPr>
        <w:spacing w:line="360" w:lineRule="auto"/>
        <w:rPr>
          <w:rFonts w:ascii="Cambria" w:hAnsi="Cambria"/>
        </w:rPr>
      </w:pPr>
      <w:r w:rsidRPr="00BB241F">
        <w:rPr>
          <w:rFonts w:ascii="Cambria" w:hAnsi="Cambria"/>
        </w:rPr>
        <w:t>Scott Keogh; an ARC Discovery Grant to Paul Oliver, Mike Lee, Ben Philips</w:t>
      </w:r>
      <w:r w:rsidR="003D3D90" w:rsidRPr="00BB241F">
        <w:rPr>
          <w:rFonts w:ascii="Cambria" w:hAnsi="Cambria"/>
        </w:rPr>
        <w:t>,</w:t>
      </w:r>
      <w:r w:rsidRPr="00BB241F">
        <w:rPr>
          <w:rFonts w:ascii="Cambria" w:hAnsi="Cambria"/>
        </w:rPr>
        <w:t xml:space="preserve"> and Ali Chauvenet; an ARC Laureate Fellowship to Craig Moritz; and additional funding provided by the Australian National University. Collection of material from New</w:t>
      </w:r>
      <w:r w:rsidR="00B266ED" w:rsidRPr="00BB241F">
        <w:rPr>
          <w:rFonts w:ascii="Cambria" w:hAnsi="Cambria"/>
        </w:rPr>
        <w:t xml:space="preserve"> </w:t>
      </w:r>
      <w:r w:rsidRPr="00BB241F">
        <w:rPr>
          <w:rFonts w:ascii="Cambria" w:hAnsi="Cambria"/>
        </w:rPr>
        <w:t xml:space="preserve">Guinea </w:t>
      </w:r>
      <w:r w:rsidR="00B266ED" w:rsidRPr="00BB241F">
        <w:rPr>
          <w:rFonts w:ascii="Cambria" w:hAnsi="Cambria" w:cs="Calibri"/>
          <w:color w:val="211D1E"/>
        </w:rPr>
        <w:t>in part by grants from National Geographic (NGS-53506R-18), National Science Foundation DEB-1146033 and DEB-1926783 to Chris Austin</w:t>
      </w:r>
      <w:r w:rsidRPr="00BB241F">
        <w:rPr>
          <w:rFonts w:ascii="Cambria" w:hAnsi="Cambria"/>
        </w:rPr>
        <w:t>, and DEB grant</w:t>
      </w:r>
      <w:r w:rsidR="00DC6DBC" w:rsidRPr="00BB241F">
        <w:rPr>
          <w:rFonts w:ascii="Cambria" w:hAnsi="Cambria"/>
        </w:rPr>
        <w:t>s</w:t>
      </w:r>
      <w:r w:rsidRPr="00BB241F">
        <w:rPr>
          <w:rFonts w:ascii="Cambria" w:hAnsi="Cambria"/>
        </w:rPr>
        <w:t xml:space="preserve"> </w:t>
      </w:r>
      <w:r w:rsidR="00DC6DBC" w:rsidRPr="00BB241F">
        <w:rPr>
          <w:rFonts w:ascii="Cambria" w:hAnsi="Cambria"/>
        </w:rPr>
        <w:t>0103794 and 0743890 and an unnumbered grant from Conservation International</w:t>
      </w:r>
      <w:r w:rsidR="00DC6DBC" w:rsidRPr="00BB241F">
        <w:rPr>
          <w:rFonts w:ascii="Cambria" w:hAnsi="Cambria"/>
          <w:sz w:val="20"/>
        </w:rPr>
        <w:t xml:space="preserve">, </w:t>
      </w:r>
      <w:r w:rsidRPr="00BB241F">
        <w:rPr>
          <w:rFonts w:ascii="Cambria" w:hAnsi="Cambria"/>
        </w:rPr>
        <w:t>to Fred Kraus</w:t>
      </w:r>
      <w:r w:rsidR="00FE008F" w:rsidRPr="00BB241F">
        <w:rPr>
          <w:rFonts w:ascii="Cambria" w:hAnsi="Cambria"/>
        </w:rPr>
        <w:t>.</w:t>
      </w:r>
      <w:ins w:id="24" w:author="Nicholas Matzke" w:date="2025-09-06T12:27:00Z" w16du:dateUtc="2025-09-06T00:27:00Z">
        <w:r w:rsidR="008B3E73">
          <w:rPr>
            <w:rFonts w:ascii="Cambria" w:hAnsi="Cambria"/>
          </w:rPr>
          <w:t xml:space="preserve"> </w:t>
        </w:r>
        <w:r w:rsidR="008B3E73" w:rsidRPr="008B3E73">
          <w:rPr>
            <w:rFonts w:ascii="Cambria" w:hAnsi="Cambria"/>
          </w:rPr>
          <w:t>Support for Nick Matzke's work and software was provided by HFSP grant RGP0060/2021, ARC DP240100462, New Zealand Royal Society RDF 21-UOA-040, Marsden Grant 18-UOA-034, and University of Auckland, DRDF #3727963 and FRDF #3732317.</w:t>
        </w:r>
      </w:ins>
    </w:p>
    <w:p w14:paraId="60AEDFD0" w14:textId="77777777" w:rsidR="000248A2" w:rsidRPr="00BB241F" w:rsidRDefault="000248A2" w:rsidP="00B10B84">
      <w:pPr>
        <w:spacing w:line="360" w:lineRule="auto"/>
        <w:rPr>
          <w:rFonts w:ascii="Cambria" w:hAnsi="Cambria"/>
        </w:rPr>
      </w:pPr>
    </w:p>
    <w:p w14:paraId="3D135183" w14:textId="7F5652A4" w:rsidR="000248A2" w:rsidRPr="00BB241F" w:rsidRDefault="000248A2" w:rsidP="00B10B84">
      <w:pPr>
        <w:spacing w:line="360" w:lineRule="auto"/>
        <w:rPr>
          <w:rFonts w:ascii="Cambria" w:hAnsi="Cambria" w:cs="Times New Roman"/>
        </w:rPr>
      </w:pPr>
      <w:r w:rsidRPr="00BB241F">
        <w:rPr>
          <w:rFonts w:ascii="Cambria" w:hAnsi="Cambria" w:cs="Times New Roman"/>
          <w:b/>
          <w:bCs/>
        </w:rPr>
        <w:t>Data accessibility.</w:t>
      </w:r>
      <w:r w:rsidRPr="00BB241F">
        <w:rPr>
          <w:rFonts w:ascii="Cambria" w:hAnsi="Cambria" w:cs="Times New Roman"/>
        </w:rPr>
        <w:t xml:space="preserve"> All phylogenetic data and tree files will be</w:t>
      </w:r>
      <w:r w:rsidR="00585C39" w:rsidRPr="00BB241F">
        <w:rPr>
          <w:rFonts w:ascii="Cambria" w:hAnsi="Cambria" w:cs="Times New Roman"/>
        </w:rPr>
        <w:t xml:space="preserve"> made</w:t>
      </w:r>
      <w:r w:rsidRPr="00BB241F">
        <w:rPr>
          <w:rFonts w:ascii="Cambria" w:hAnsi="Cambria" w:cs="Times New Roman"/>
        </w:rPr>
        <w:t xml:space="preserve"> available in The Dryad depository</w:t>
      </w:r>
      <w:r w:rsidR="00585C39" w:rsidRPr="00BB241F">
        <w:rPr>
          <w:rFonts w:ascii="Cambria" w:hAnsi="Cambria" w:cs="Times New Roman"/>
        </w:rPr>
        <w:t xml:space="preserve"> upon publication of this manuscript</w:t>
      </w:r>
      <w:r w:rsidR="00C45BA8" w:rsidRPr="00BB241F">
        <w:rPr>
          <w:rFonts w:ascii="Cambria" w:hAnsi="Cambria" w:cs="Times New Roman"/>
        </w:rPr>
        <w:t>.</w:t>
      </w:r>
      <w:r w:rsidRPr="00BB241F">
        <w:rPr>
          <w:rFonts w:ascii="Cambria" w:hAnsi="Cambria" w:cs="Times New Roman"/>
        </w:rPr>
        <w:t xml:space="preserve"> </w:t>
      </w:r>
    </w:p>
    <w:p w14:paraId="54277397" w14:textId="77777777" w:rsidR="00A4120E" w:rsidRPr="00BB241F" w:rsidRDefault="00A4120E" w:rsidP="00B10B84">
      <w:pPr>
        <w:spacing w:line="360" w:lineRule="auto"/>
        <w:rPr>
          <w:rFonts w:ascii="Cambria" w:hAnsi="Cambria"/>
        </w:rPr>
      </w:pPr>
    </w:p>
    <w:p w14:paraId="0636DE21" w14:textId="49ABC354" w:rsidR="00517DFB" w:rsidRPr="00BB241F" w:rsidRDefault="00185311" w:rsidP="00B10B84">
      <w:pPr>
        <w:spacing w:line="360" w:lineRule="auto"/>
        <w:rPr>
          <w:rFonts w:ascii="Cambria" w:hAnsi="Cambria"/>
          <w:b/>
          <w:bCs/>
        </w:rPr>
      </w:pPr>
      <w:r w:rsidRPr="00BB241F">
        <w:rPr>
          <w:rFonts w:ascii="Cambria" w:hAnsi="Cambria"/>
          <w:b/>
          <w:bCs/>
        </w:rPr>
        <w:t>REFERENCES</w:t>
      </w:r>
    </w:p>
    <w:p w14:paraId="3AC2EBA0" w14:textId="77777777" w:rsidR="00B36E69" w:rsidRPr="00BB241F" w:rsidRDefault="00B36E69" w:rsidP="00B10B84">
      <w:pPr>
        <w:spacing w:line="360" w:lineRule="auto"/>
        <w:rPr>
          <w:rStyle w:val="Hyperlink"/>
          <w:rFonts w:ascii="Cambria" w:hAnsi="Cambria"/>
        </w:rPr>
      </w:pPr>
    </w:p>
    <w:p w14:paraId="5EFF95C4" w14:textId="77777777" w:rsidR="00585C39" w:rsidRPr="00BB241F" w:rsidRDefault="00A4120E" w:rsidP="00B10B84">
      <w:pPr>
        <w:pStyle w:val="EndNoteBibliography"/>
        <w:spacing w:line="360" w:lineRule="auto"/>
        <w:ind w:left="720" w:hanging="720"/>
      </w:pPr>
      <w:r w:rsidRPr="00BB241F">
        <w:fldChar w:fldCharType="begin"/>
      </w:r>
      <w:r w:rsidRPr="00BB241F">
        <w:instrText xml:space="preserve"> ADDIN EN.REFLIST </w:instrText>
      </w:r>
      <w:r w:rsidRPr="00BB241F">
        <w:fldChar w:fldCharType="separate"/>
      </w:r>
      <w:r w:rsidR="00585C39" w:rsidRPr="00BB241F">
        <w:rPr>
          <w:b/>
        </w:rPr>
        <w:t>Almeida FC, Helgen KM, Simmons NB, Giannini NP. 2025.</w:t>
      </w:r>
      <w:r w:rsidR="00585C39" w:rsidRPr="00BB241F">
        <w:t xml:space="preserve"> Evolution and ecology of body size in the world’s largest bats. </w:t>
      </w:r>
      <w:r w:rsidR="00585C39" w:rsidRPr="00BB241F">
        <w:rPr>
          <w:i/>
        </w:rPr>
        <w:t>Proceedings of the Royal Society B</w:t>
      </w:r>
      <w:r w:rsidR="00585C39" w:rsidRPr="00BB241F">
        <w:rPr>
          <w:b/>
        </w:rPr>
        <w:t xml:space="preserve"> 292:</w:t>
      </w:r>
      <w:r w:rsidR="00585C39" w:rsidRPr="00BB241F">
        <w:t xml:space="preserve"> 20250743.</w:t>
      </w:r>
    </w:p>
    <w:p w14:paraId="56FADFA7" w14:textId="77777777" w:rsidR="00585C39" w:rsidRPr="00BB241F" w:rsidRDefault="00585C39" w:rsidP="00B10B84">
      <w:pPr>
        <w:pStyle w:val="EndNoteBibliography"/>
        <w:spacing w:line="360" w:lineRule="auto"/>
        <w:ind w:left="720" w:hanging="720"/>
      </w:pPr>
      <w:r w:rsidRPr="00BB241F">
        <w:rPr>
          <w:b/>
        </w:rPr>
        <w:t>Antonelli A, Hettling H, Condamine FL, Vos K, Nilsson RH, Sanderson MJ, Sauquet H, Scharn R, Silvestro D, Töpel M, Bacon CD, Oxelman B, Vos RA. 2016.</w:t>
      </w:r>
      <w:r w:rsidRPr="00BB241F">
        <w:t xml:space="preserve"> Toward a Self-Updating Platform for Estimating Rates of Speciation and Migration, Ages, and Relationships of Taxa. </w:t>
      </w:r>
      <w:r w:rsidRPr="00BB241F">
        <w:rPr>
          <w:i/>
        </w:rPr>
        <w:t>Systematic Biology</w:t>
      </w:r>
      <w:r w:rsidRPr="00BB241F">
        <w:t>.</w:t>
      </w:r>
    </w:p>
    <w:p w14:paraId="5731909C" w14:textId="77777777" w:rsidR="00585C39" w:rsidRPr="00BB241F" w:rsidRDefault="00585C39" w:rsidP="00B10B84">
      <w:pPr>
        <w:pStyle w:val="EndNoteBibliography"/>
        <w:spacing w:line="360" w:lineRule="auto"/>
        <w:ind w:left="720" w:hanging="720"/>
      </w:pPr>
      <w:r w:rsidRPr="00BB241F">
        <w:rPr>
          <w:b/>
        </w:rPr>
        <w:t>Ashman L, Bragg J, Doughty P, Hutchinson M, Bank S, Matzke N, Oliver P, Moritz C. 2018.</w:t>
      </w:r>
      <w:r w:rsidRPr="00BB241F">
        <w:t xml:space="preserve"> Diversification across biomes in a continental lizard radiation. </w:t>
      </w:r>
      <w:r w:rsidRPr="00BB241F">
        <w:rPr>
          <w:i/>
        </w:rPr>
        <w:t>Evolution</w:t>
      </w:r>
      <w:r w:rsidRPr="00BB241F">
        <w:rPr>
          <w:b/>
        </w:rPr>
        <w:t xml:space="preserve"> 72:</w:t>
      </w:r>
      <w:r w:rsidRPr="00BB241F">
        <w:t xml:space="preserve"> 1553-1569.</w:t>
      </w:r>
    </w:p>
    <w:p w14:paraId="3B7BCCDC" w14:textId="77777777" w:rsidR="00585C39" w:rsidRPr="00BB241F" w:rsidRDefault="00585C39" w:rsidP="00B10B84">
      <w:pPr>
        <w:pStyle w:val="EndNoteBibliography"/>
        <w:spacing w:line="360" w:lineRule="auto"/>
        <w:ind w:left="720" w:hanging="720"/>
      </w:pPr>
      <w:r w:rsidRPr="00BB241F">
        <w:rPr>
          <w:b/>
        </w:rPr>
        <w:lastRenderedPageBreak/>
        <w:t>Baele G, Ji X, Hassler GW, McCrone JT, Shao Y, Zhang Z, Holbrook AJ, Lemey P, Drummond AJ, Rambaut A. 2025.</w:t>
      </w:r>
      <w:r w:rsidRPr="00BB241F">
        <w:t xml:space="preserve"> BEAST X for Bayesian phylogenetic, phylogeographic and phylodynamic inference. </w:t>
      </w:r>
      <w:r w:rsidRPr="00BB241F">
        <w:rPr>
          <w:i/>
        </w:rPr>
        <w:t>Nature Methods</w:t>
      </w:r>
      <w:r w:rsidRPr="00BB241F">
        <w:rPr>
          <w:b/>
        </w:rPr>
        <w:t>:</w:t>
      </w:r>
      <w:r w:rsidRPr="00BB241F">
        <w:t xml:space="preserve"> 1-4.</w:t>
      </w:r>
    </w:p>
    <w:p w14:paraId="1231AB38" w14:textId="77777777" w:rsidR="00585C39" w:rsidRPr="00BB241F" w:rsidRDefault="00585C39" w:rsidP="00B10B84">
      <w:pPr>
        <w:pStyle w:val="EndNoteBibliography"/>
        <w:spacing w:line="360" w:lineRule="auto"/>
        <w:ind w:left="720" w:hanging="720"/>
      </w:pPr>
      <w:r w:rsidRPr="00BB241F">
        <w:rPr>
          <w:b/>
        </w:rPr>
        <w:t>Bellemain E, Ricklefs RE. 2008.</w:t>
      </w:r>
      <w:r w:rsidRPr="00BB241F">
        <w:t xml:space="preserve"> Are islands the end of the colonization road? </w:t>
      </w:r>
      <w:r w:rsidRPr="00BB241F">
        <w:rPr>
          <w:i/>
        </w:rPr>
        <w:t>Trends in Ecology &amp; Evolution</w:t>
      </w:r>
      <w:r w:rsidRPr="00BB241F">
        <w:rPr>
          <w:b/>
        </w:rPr>
        <w:t xml:space="preserve"> 23:</w:t>
      </w:r>
      <w:r w:rsidRPr="00BB241F">
        <w:t xml:space="preserve"> 461-468.</w:t>
      </w:r>
    </w:p>
    <w:p w14:paraId="528B999D" w14:textId="77777777" w:rsidR="00585C39" w:rsidRPr="00BB241F" w:rsidRDefault="00585C39" w:rsidP="00B10B84">
      <w:pPr>
        <w:pStyle w:val="EndNoteBibliography"/>
        <w:spacing w:line="360" w:lineRule="auto"/>
        <w:ind w:left="720" w:hanging="720"/>
      </w:pPr>
      <w:r w:rsidRPr="00BB241F">
        <w:rPr>
          <w:b/>
        </w:rPr>
        <w:t>Blom MP, Matzke NJ, Bragg JG, Arida E, Austin CC, Backlin AR, Carretero MA, Fisher RN, Glaw F, Hathaway SA. 2019.</w:t>
      </w:r>
      <w:r w:rsidRPr="00BB241F">
        <w:t xml:space="preserve"> Habitat preference modulates trans-oceanic dispersal in a terrestrial vertebrate. </w:t>
      </w:r>
      <w:r w:rsidRPr="00BB241F">
        <w:rPr>
          <w:i/>
        </w:rPr>
        <w:t>Proceedings of the Royal Society B</w:t>
      </w:r>
      <w:r w:rsidRPr="00BB241F">
        <w:rPr>
          <w:b/>
        </w:rPr>
        <w:t xml:space="preserve"> 286:</w:t>
      </w:r>
      <w:r w:rsidRPr="00BB241F">
        <w:t xml:space="preserve"> 20182575.</w:t>
      </w:r>
    </w:p>
    <w:p w14:paraId="1A1C7C03" w14:textId="77777777" w:rsidR="00585C39" w:rsidRPr="00BB241F" w:rsidRDefault="00585C39" w:rsidP="00B10B84">
      <w:pPr>
        <w:pStyle w:val="EndNoteBibliography"/>
        <w:spacing w:line="360" w:lineRule="auto"/>
        <w:ind w:left="720" w:hanging="720"/>
      </w:pPr>
      <w:r w:rsidRPr="00BB241F">
        <w:rPr>
          <w:b/>
        </w:rPr>
        <w:t>Blom MPK. 2015.</w:t>
      </w:r>
      <w:r w:rsidRPr="00BB241F">
        <w:t xml:space="preserve"> EAPhy: a flexible tool for high-throughput quality filtering of exon-alignments and data processing for phylogenetic methods. </w:t>
      </w:r>
      <w:r w:rsidRPr="00BB241F">
        <w:rPr>
          <w:i/>
        </w:rPr>
        <w:t>PLoS currents</w:t>
      </w:r>
      <w:r w:rsidRPr="00BB241F">
        <w:rPr>
          <w:b/>
        </w:rPr>
        <w:t xml:space="preserve"> 7</w:t>
      </w:r>
      <w:r w:rsidRPr="00BB241F">
        <w:t>.</w:t>
      </w:r>
    </w:p>
    <w:p w14:paraId="707EFEF0" w14:textId="77777777" w:rsidR="00585C39" w:rsidRPr="00BB241F" w:rsidRDefault="00585C39" w:rsidP="00B10B84">
      <w:pPr>
        <w:pStyle w:val="EndNoteBibliography"/>
        <w:spacing w:line="360" w:lineRule="auto"/>
        <w:ind w:left="720" w:hanging="720"/>
      </w:pPr>
      <w:r w:rsidRPr="00BB241F">
        <w:rPr>
          <w:b/>
        </w:rPr>
        <w:t>Böhme W. 2006.</w:t>
      </w:r>
      <w:r w:rsidRPr="00BB241F">
        <w:t xml:space="preserve"> Genetic and morphological variation of the leaf-tailed gecko Uroplatus fimbriatus from Madagascar, with description of a new giant species.</w:t>
      </w:r>
    </w:p>
    <w:p w14:paraId="4261F39B" w14:textId="77777777" w:rsidR="00585C39" w:rsidRPr="00BB241F" w:rsidRDefault="00585C39" w:rsidP="00B10B84">
      <w:pPr>
        <w:pStyle w:val="EndNoteBibliography"/>
        <w:spacing w:line="360" w:lineRule="auto"/>
        <w:ind w:left="720" w:hanging="720"/>
      </w:pPr>
      <w:r w:rsidRPr="00BB241F">
        <w:rPr>
          <w:b/>
        </w:rPr>
        <w:t>Bouckaert R, Heled J, Kühnert D, Vaughan T, Wu C-H, Xie D, Suchard MA, Rambaut A, Drummond AJ. 2014.</w:t>
      </w:r>
      <w:r w:rsidRPr="00BB241F">
        <w:t xml:space="preserve"> BEAST 2: a software platform for Bayesian Evolutionary analysis. </w:t>
      </w:r>
      <w:r w:rsidRPr="00BB241F">
        <w:rPr>
          <w:i/>
        </w:rPr>
        <w:t>PLOS Computational Biology</w:t>
      </w:r>
      <w:r w:rsidRPr="00BB241F">
        <w:rPr>
          <w:b/>
        </w:rPr>
        <w:t xml:space="preserve"> 10:</w:t>
      </w:r>
      <w:r w:rsidRPr="00BB241F">
        <w:t xml:space="preserve"> e1003537.</w:t>
      </w:r>
    </w:p>
    <w:p w14:paraId="524C041F" w14:textId="77777777" w:rsidR="00585C39" w:rsidRPr="00BB241F" w:rsidRDefault="00585C39" w:rsidP="00B10B84">
      <w:pPr>
        <w:pStyle w:val="EndNoteBibliography"/>
        <w:spacing w:line="360" w:lineRule="auto"/>
        <w:ind w:left="720" w:hanging="720"/>
      </w:pPr>
      <w:r w:rsidRPr="00BB241F">
        <w:rPr>
          <w:b/>
        </w:rPr>
        <w:t>Bragg JG, Potter S, Bi K, Moritz C. 2016.</w:t>
      </w:r>
      <w:r w:rsidRPr="00BB241F">
        <w:t xml:space="preserve"> Exon capture phylogenomics: efficacy across scales of divergence. </w:t>
      </w:r>
      <w:r w:rsidRPr="00BB241F">
        <w:rPr>
          <w:i/>
        </w:rPr>
        <w:t>Molecular ecology resources</w:t>
      </w:r>
      <w:r w:rsidRPr="00BB241F">
        <w:rPr>
          <w:b/>
        </w:rPr>
        <w:t xml:space="preserve"> 16:</w:t>
      </w:r>
      <w:r w:rsidRPr="00BB241F">
        <w:t xml:space="preserve"> 1059-1068.</w:t>
      </w:r>
    </w:p>
    <w:p w14:paraId="1EBAF345" w14:textId="77777777" w:rsidR="00585C39" w:rsidRPr="00BB241F" w:rsidRDefault="00585C39" w:rsidP="00B10B84">
      <w:pPr>
        <w:pStyle w:val="EndNoteBibliography"/>
        <w:spacing w:line="360" w:lineRule="auto"/>
        <w:ind w:left="720" w:hanging="720"/>
      </w:pPr>
      <w:r w:rsidRPr="00BB241F">
        <w:rPr>
          <w:b/>
        </w:rPr>
        <w:t>Crisp MD, Arroyo MT, Cook LG, Gandolfo MA, Jordan GJ, McGlone MS, Weston PH, Westoby M, Wilf P, Linder HP. 2009.</w:t>
      </w:r>
      <w:r w:rsidRPr="00BB241F">
        <w:t xml:space="preserve"> Phylogenetic biome conservatism on a global scale. </w:t>
      </w:r>
      <w:r w:rsidRPr="00BB241F">
        <w:rPr>
          <w:i/>
        </w:rPr>
        <w:t>Nature</w:t>
      </w:r>
      <w:r w:rsidRPr="00BB241F">
        <w:rPr>
          <w:b/>
        </w:rPr>
        <w:t xml:space="preserve"> 458:</w:t>
      </w:r>
      <w:r w:rsidRPr="00BB241F">
        <w:t xml:space="preserve"> 754-756.</w:t>
      </w:r>
    </w:p>
    <w:p w14:paraId="533CFB5F" w14:textId="77777777" w:rsidR="00585C39" w:rsidRPr="00BB241F" w:rsidRDefault="00585C39" w:rsidP="00B10B84">
      <w:pPr>
        <w:pStyle w:val="EndNoteBibliography"/>
        <w:spacing w:line="360" w:lineRule="auto"/>
        <w:ind w:left="720" w:hanging="720"/>
      </w:pPr>
      <w:r w:rsidRPr="00BB241F">
        <w:rPr>
          <w:b/>
        </w:rPr>
        <w:t>Das I. 2010.</w:t>
      </w:r>
      <w:r w:rsidRPr="00BB241F">
        <w:t xml:space="preserve"> </w:t>
      </w:r>
      <w:r w:rsidRPr="00BB241F">
        <w:rPr>
          <w:i/>
        </w:rPr>
        <w:t>A field guide to the reptiles of south-east Asia</w:t>
      </w:r>
      <w:r w:rsidRPr="00BB241F">
        <w:t>. New Holland Publishers: United Kingdom.</w:t>
      </w:r>
    </w:p>
    <w:p w14:paraId="1FAD10A0" w14:textId="77777777" w:rsidR="00585C39" w:rsidRPr="00BB241F" w:rsidRDefault="00585C39" w:rsidP="00B10B84">
      <w:pPr>
        <w:pStyle w:val="EndNoteBibliography"/>
        <w:spacing w:line="360" w:lineRule="auto"/>
        <w:ind w:left="720" w:hanging="720"/>
      </w:pPr>
      <w:r w:rsidRPr="00BB241F">
        <w:rPr>
          <w:b/>
        </w:rPr>
        <w:t>Drummond AJ, Bouckaert RR. 2015.</w:t>
      </w:r>
      <w:r w:rsidRPr="00BB241F">
        <w:t xml:space="preserve"> </w:t>
      </w:r>
      <w:r w:rsidRPr="00BB241F">
        <w:rPr>
          <w:i/>
        </w:rPr>
        <w:t>Bayesian evolutionary analysis with BEAST</w:t>
      </w:r>
      <w:r w:rsidRPr="00BB241F">
        <w:t>. Cambridge University Press: Cambridge.</w:t>
      </w:r>
    </w:p>
    <w:p w14:paraId="75180B3D" w14:textId="77777777" w:rsidR="00585C39" w:rsidRPr="00BB241F" w:rsidRDefault="00585C39" w:rsidP="00B10B84">
      <w:pPr>
        <w:pStyle w:val="EndNoteBibliography"/>
        <w:spacing w:line="360" w:lineRule="auto"/>
        <w:ind w:left="720" w:hanging="720"/>
      </w:pPr>
      <w:r w:rsidRPr="00BB241F">
        <w:rPr>
          <w:b/>
        </w:rPr>
        <w:t>Hall R. 2002.</w:t>
      </w:r>
      <w:r w:rsidRPr="00BB241F">
        <w:t xml:space="preserve"> Cenozoic geological and plate tectonic evolution of SE Asia and the SW Pacific: computer-based reconstructions, model and animations. </w:t>
      </w:r>
      <w:r w:rsidRPr="00BB241F">
        <w:rPr>
          <w:i/>
        </w:rPr>
        <w:t>Journal of Asian earth sciences</w:t>
      </w:r>
      <w:r w:rsidRPr="00BB241F">
        <w:rPr>
          <w:b/>
        </w:rPr>
        <w:t xml:space="preserve"> 20:</w:t>
      </w:r>
      <w:r w:rsidRPr="00BB241F">
        <w:t xml:space="preserve"> 353-431.</w:t>
      </w:r>
    </w:p>
    <w:p w14:paraId="04E6511C" w14:textId="77777777" w:rsidR="00585C39" w:rsidRPr="00BB241F" w:rsidRDefault="00585C39" w:rsidP="00B10B84">
      <w:pPr>
        <w:pStyle w:val="EndNoteBibliography"/>
        <w:spacing w:line="360" w:lineRule="auto"/>
        <w:ind w:left="720" w:hanging="720"/>
      </w:pPr>
      <w:r w:rsidRPr="00BB241F">
        <w:rPr>
          <w:b/>
        </w:rPr>
        <w:lastRenderedPageBreak/>
        <w:t>Harrington L, Zahirovic S, Flament N, Müller RD. 2017.</w:t>
      </w:r>
      <w:r w:rsidRPr="00BB241F">
        <w:t xml:space="preserve"> The role of deep Earth dynamics in driving the flooding and emergence of New Guinea since the Jurassic. </w:t>
      </w:r>
      <w:r w:rsidRPr="00BB241F">
        <w:rPr>
          <w:i/>
        </w:rPr>
        <w:t>Earth and Planetary Science Letters</w:t>
      </w:r>
      <w:r w:rsidRPr="00BB241F">
        <w:rPr>
          <w:b/>
        </w:rPr>
        <w:t xml:space="preserve"> 479:</w:t>
      </w:r>
      <w:r w:rsidRPr="00BB241F">
        <w:t xml:space="preserve"> 273-283.</w:t>
      </w:r>
    </w:p>
    <w:p w14:paraId="02C75C48" w14:textId="77777777" w:rsidR="00585C39" w:rsidRPr="00BB241F" w:rsidRDefault="00585C39" w:rsidP="00B10B84">
      <w:pPr>
        <w:pStyle w:val="EndNoteBibliography"/>
        <w:spacing w:line="360" w:lineRule="auto"/>
        <w:ind w:left="720" w:hanging="720"/>
      </w:pPr>
      <w:r w:rsidRPr="00BB241F">
        <w:rPr>
          <w:b/>
        </w:rPr>
        <w:t>Heinicke MP, Greenbaum E, Jackman TR, Bauer AM. 2011.</w:t>
      </w:r>
      <w:r w:rsidRPr="00BB241F">
        <w:t xml:space="preserve"> Phylogeny of a trans‐Wallacean radiation (Squamata, Gekkonidae, Gehyra) supports a single early colonization of Australia. </w:t>
      </w:r>
      <w:r w:rsidRPr="00BB241F">
        <w:rPr>
          <w:i/>
        </w:rPr>
        <w:t>Zoologica Scripta</w:t>
      </w:r>
      <w:r w:rsidRPr="00BB241F">
        <w:rPr>
          <w:b/>
        </w:rPr>
        <w:t xml:space="preserve"> 40:</w:t>
      </w:r>
      <w:r w:rsidRPr="00BB241F">
        <w:t xml:space="preserve"> 584-602.</w:t>
      </w:r>
    </w:p>
    <w:p w14:paraId="0ABA9A56" w14:textId="77777777" w:rsidR="00585C39" w:rsidRPr="00BB241F" w:rsidRDefault="00585C39" w:rsidP="00B10B84">
      <w:pPr>
        <w:pStyle w:val="EndNoteBibliography"/>
        <w:spacing w:line="360" w:lineRule="auto"/>
        <w:ind w:left="720" w:hanging="720"/>
      </w:pPr>
      <w:r w:rsidRPr="00BB241F">
        <w:rPr>
          <w:b/>
        </w:rPr>
        <w:t>Heinicke MP, Nielsen SV, Bauer AM, Kelly R, Geneva AJ, Daza JD, Keating SE, Gamble T. 2023.</w:t>
      </w:r>
      <w:r w:rsidRPr="00BB241F">
        <w:t xml:space="preserve"> Reappraising the evolutionary history of the largest known gecko, the presumably extinct Hoplodactylus delcourti, via high-throughput sequencing of archival DNA. </w:t>
      </w:r>
      <w:r w:rsidRPr="00BB241F">
        <w:rPr>
          <w:i/>
        </w:rPr>
        <w:t>Scientific reports</w:t>
      </w:r>
      <w:r w:rsidRPr="00BB241F">
        <w:rPr>
          <w:b/>
        </w:rPr>
        <w:t xml:space="preserve"> 13:</w:t>
      </w:r>
      <w:r w:rsidRPr="00BB241F">
        <w:t xml:space="preserve"> 9141.</w:t>
      </w:r>
    </w:p>
    <w:p w14:paraId="6CC72ABE" w14:textId="77777777" w:rsidR="00585C39" w:rsidRPr="00BB241F" w:rsidRDefault="00585C39" w:rsidP="00B10B84">
      <w:pPr>
        <w:pStyle w:val="EndNoteBibliography"/>
        <w:spacing w:line="360" w:lineRule="auto"/>
        <w:ind w:left="720" w:hanging="720"/>
      </w:pPr>
      <w:r w:rsidRPr="00BB241F">
        <w:rPr>
          <w:b/>
        </w:rPr>
        <w:t>Heinsohn T, Hope G. 2006.</w:t>
      </w:r>
      <w:r w:rsidRPr="00BB241F">
        <w:t xml:space="preserve"> The Torresian connections: zoogeography of New Guinea </w:t>
      </w:r>
      <w:r w:rsidRPr="00BB241F">
        <w:rPr>
          <w:i/>
        </w:rPr>
        <w:t>Evolution and biogeography of Australian vertebrates</w:t>
      </w:r>
      <w:r w:rsidRPr="00BB241F">
        <w:t>: Australian Scientific Publishing. 71-93.</w:t>
      </w:r>
    </w:p>
    <w:p w14:paraId="68AC9B55" w14:textId="77777777" w:rsidR="00585C39" w:rsidRPr="00BB241F" w:rsidRDefault="00585C39" w:rsidP="00B10B84">
      <w:pPr>
        <w:pStyle w:val="EndNoteBibliography"/>
        <w:spacing w:line="360" w:lineRule="auto"/>
        <w:ind w:left="720" w:hanging="720"/>
      </w:pPr>
      <w:r w:rsidRPr="00BB241F">
        <w:rPr>
          <w:b/>
        </w:rPr>
        <w:t>Huie JM, Prates I, Bell RC, de Queiroz K. 2021.</w:t>
      </w:r>
      <w:r w:rsidRPr="00BB241F">
        <w:t xml:space="preserve"> Convergent patterns of adaptive radiation between island and mainland Anolis lizards. </w:t>
      </w:r>
      <w:r w:rsidRPr="00BB241F">
        <w:rPr>
          <w:i/>
        </w:rPr>
        <w:t>Biological Journal of the Linnean Society</w:t>
      </w:r>
      <w:r w:rsidRPr="00BB241F">
        <w:rPr>
          <w:b/>
        </w:rPr>
        <w:t xml:space="preserve"> 134:</w:t>
      </w:r>
      <w:r w:rsidRPr="00BB241F">
        <w:t xml:space="preserve"> 85-110.</w:t>
      </w:r>
    </w:p>
    <w:p w14:paraId="572BB584" w14:textId="77777777" w:rsidR="00585C39" w:rsidRPr="00BB241F" w:rsidRDefault="00585C39" w:rsidP="00B10B84">
      <w:pPr>
        <w:pStyle w:val="EndNoteBibliography"/>
        <w:spacing w:line="360" w:lineRule="auto"/>
        <w:ind w:left="720" w:hanging="720"/>
      </w:pPr>
      <w:r w:rsidRPr="00BB241F">
        <w:rPr>
          <w:b/>
        </w:rPr>
        <w:t>Jones M, Torgersen T. 1988.</w:t>
      </w:r>
      <w:r w:rsidRPr="00BB241F">
        <w:t xml:space="preserve"> Late Quaternary evolution of Lake Carpentaria on the Australia‐New Guinea continental shelf. </w:t>
      </w:r>
      <w:r w:rsidRPr="00BB241F">
        <w:rPr>
          <w:i/>
        </w:rPr>
        <w:t>Australian Journal of Earth Sciences</w:t>
      </w:r>
      <w:r w:rsidRPr="00BB241F">
        <w:rPr>
          <w:b/>
        </w:rPr>
        <w:t xml:space="preserve"> 35:</w:t>
      </w:r>
      <w:r w:rsidRPr="00BB241F">
        <w:t xml:space="preserve"> 313-324.</w:t>
      </w:r>
    </w:p>
    <w:p w14:paraId="6522A016" w14:textId="77777777" w:rsidR="00585C39" w:rsidRPr="00BB241F" w:rsidRDefault="00585C39" w:rsidP="00B10B84">
      <w:pPr>
        <w:pStyle w:val="EndNoteBibliography"/>
        <w:spacing w:line="360" w:lineRule="auto"/>
        <w:ind w:left="720" w:hanging="720"/>
      </w:pPr>
      <w:r w:rsidRPr="00BB241F">
        <w:rPr>
          <w:b/>
        </w:rPr>
        <w:t>Jønsson KA, Fabre P-H, Ricklefs RE, Fjeldså J. 2011.</w:t>
      </w:r>
      <w:r w:rsidRPr="00BB241F">
        <w:t xml:space="preserve"> Major global radiation of corvoid birds originated in the proto-Papuan archipelago. </w:t>
      </w:r>
      <w:r w:rsidRPr="00BB241F">
        <w:rPr>
          <w:i/>
        </w:rPr>
        <w:t>Proceedings of the National Academy of Sciences</w:t>
      </w:r>
      <w:r w:rsidRPr="00BB241F">
        <w:rPr>
          <w:b/>
        </w:rPr>
        <w:t xml:space="preserve"> 108:</w:t>
      </w:r>
      <w:r w:rsidRPr="00BB241F">
        <w:t xml:space="preserve"> 2328-2333.</w:t>
      </w:r>
    </w:p>
    <w:p w14:paraId="2B825B34" w14:textId="77777777" w:rsidR="00585C39" w:rsidRPr="00BB241F" w:rsidRDefault="00585C39" w:rsidP="00B10B84">
      <w:pPr>
        <w:pStyle w:val="EndNoteBibliography"/>
        <w:spacing w:line="360" w:lineRule="auto"/>
        <w:ind w:left="720" w:hanging="720"/>
      </w:pPr>
      <w:r w:rsidRPr="00BB241F">
        <w:rPr>
          <w:b/>
        </w:rPr>
        <w:t>Joyce EM, Thiele KR, Slik JF, Crayn DM. 2021.</w:t>
      </w:r>
      <w:r w:rsidRPr="00BB241F">
        <w:t xml:space="preserve"> Plants will cross the lines: climate and available land mass are the major determinants of phytogeographical patterns in the Sunda–Sahul Convergence Zone. </w:t>
      </w:r>
      <w:r w:rsidRPr="00BB241F">
        <w:rPr>
          <w:i/>
        </w:rPr>
        <w:t>Biological Journal of the Linnean Society</w:t>
      </w:r>
      <w:r w:rsidRPr="00BB241F">
        <w:rPr>
          <w:b/>
        </w:rPr>
        <w:t xml:space="preserve"> 132:</w:t>
      </w:r>
      <w:r w:rsidRPr="00BB241F">
        <w:t xml:space="preserve"> 374-387.</w:t>
      </w:r>
    </w:p>
    <w:p w14:paraId="4423B18F" w14:textId="77777777" w:rsidR="00585C39" w:rsidRPr="00BB241F" w:rsidRDefault="00585C39" w:rsidP="00B10B84">
      <w:pPr>
        <w:pStyle w:val="EndNoteBibliography"/>
        <w:spacing w:line="360" w:lineRule="auto"/>
        <w:ind w:left="720" w:hanging="720"/>
      </w:pPr>
      <w:r w:rsidRPr="00BB241F">
        <w:rPr>
          <w:b/>
        </w:rPr>
        <w:t>Kealley L, Doughty P, Pepper M, Keogh JS, Hillyer M, Huey J. 2018.</w:t>
      </w:r>
      <w:r w:rsidRPr="00BB241F">
        <w:t xml:space="preserve"> Conspicuously concealed: revision of the arid clade of the Gehyra variegata (Gekkonidae) group in Western Australia using an integrative molecular and morphological approach, with the description of five cryptic species. </w:t>
      </w:r>
      <w:r w:rsidRPr="00BB241F">
        <w:rPr>
          <w:i/>
        </w:rPr>
        <w:t>PeerJ</w:t>
      </w:r>
      <w:r w:rsidRPr="00BB241F">
        <w:rPr>
          <w:b/>
        </w:rPr>
        <w:t xml:space="preserve"> 6:</w:t>
      </w:r>
      <w:r w:rsidRPr="00BB241F">
        <w:t xml:space="preserve"> e5334.</w:t>
      </w:r>
    </w:p>
    <w:p w14:paraId="2C6C3BB8" w14:textId="77777777" w:rsidR="00585C39" w:rsidRPr="00BB241F" w:rsidRDefault="00585C39" w:rsidP="00B10B84">
      <w:pPr>
        <w:pStyle w:val="EndNoteBibliography"/>
        <w:spacing w:line="360" w:lineRule="auto"/>
        <w:ind w:left="720" w:hanging="720"/>
      </w:pPr>
      <w:r w:rsidRPr="00BB241F">
        <w:rPr>
          <w:b/>
        </w:rPr>
        <w:t xml:space="preserve">Kearse M, Moir R, Wilson A, Stones-Havas S, Cheung M, Sturrock S, Buxton S, Cooper A, Markowitz S, Duran C, Thierer T, Ashton B, Mentjies P, </w:t>
      </w:r>
      <w:r w:rsidRPr="00BB241F">
        <w:rPr>
          <w:b/>
        </w:rPr>
        <w:lastRenderedPageBreak/>
        <w:t>Drummond A. 2012.</w:t>
      </w:r>
      <w:r w:rsidRPr="00BB241F">
        <w:t xml:space="preserve"> Geneious Basic: an integrated and extendable desktop software platform for the organization and analysis of sequence data. </w:t>
      </w:r>
      <w:r w:rsidRPr="00BB241F">
        <w:rPr>
          <w:i/>
        </w:rPr>
        <w:t>Bioinformatics</w:t>
      </w:r>
      <w:r w:rsidRPr="00BB241F">
        <w:rPr>
          <w:b/>
        </w:rPr>
        <w:t xml:space="preserve"> 28:</w:t>
      </w:r>
      <w:r w:rsidRPr="00BB241F">
        <w:t xml:space="preserve"> 1647-1649.</w:t>
      </w:r>
    </w:p>
    <w:p w14:paraId="68D0BC5B" w14:textId="77777777" w:rsidR="00585C39" w:rsidRPr="00BB241F" w:rsidRDefault="00585C39" w:rsidP="00B10B84">
      <w:pPr>
        <w:pStyle w:val="EndNoteBibliography"/>
        <w:spacing w:line="360" w:lineRule="auto"/>
        <w:ind w:left="720" w:hanging="720"/>
      </w:pPr>
      <w:r w:rsidRPr="00BB241F">
        <w:rPr>
          <w:b/>
        </w:rPr>
        <w:t>Kraus F. 2024.</w:t>
      </w:r>
      <w:r w:rsidRPr="00BB241F">
        <w:t xml:space="preserve"> New species of Gehyra (Squamata: Gekkonidae) from Papua New Guinea. </w:t>
      </w:r>
      <w:r w:rsidRPr="00BB241F">
        <w:rPr>
          <w:i/>
        </w:rPr>
        <w:t>Zootaxa</w:t>
      </w:r>
      <w:r w:rsidRPr="00BB241F">
        <w:rPr>
          <w:b/>
        </w:rPr>
        <w:t xml:space="preserve"> 5512:</w:t>
      </w:r>
      <w:r w:rsidRPr="00BB241F">
        <w:t xml:space="preserve"> 240-271.</w:t>
      </w:r>
    </w:p>
    <w:p w14:paraId="0FA071CE" w14:textId="77777777" w:rsidR="00585C39" w:rsidRPr="00BB241F" w:rsidRDefault="00585C39" w:rsidP="00B10B84">
      <w:pPr>
        <w:pStyle w:val="EndNoteBibliography"/>
        <w:spacing w:line="360" w:lineRule="auto"/>
        <w:ind w:left="720" w:hanging="720"/>
      </w:pPr>
      <w:r w:rsidRPr="00BB241F">
        <w:rPr>
          <w:b/>
        </w:rPr>
        <w:t>Kraus F, Vahtera V, Weijola V. 2024.</w:t>
      </w:r>
      <w:r w:rsidRPr="00BB241F">
        <w:t xml:space="preserve"> A new insular species of Gehyra (Squamata: Gekkonidae) from Papua New Guinea closely related to Gehyra oceanica. </w:t>
      </w:r>
      <w:r w:rsidRPr="00BB241F">
        <w:rPr>
          <w:i/>
        </w:rPr>
        <w:t>Systematics and Biodiversity</w:t>
      </w:r>
      <w:r w:rsidRPr="00BB241F">
        <w:rPr>
          <w:b/>
        </w:rPr>
        <w:t xml:space="preserve"> 22:</w:t>
      </w:r>
      <w:r w:rsidRPr="00BB241F">
        <w:t xml:space="preserve"> 2404829.</w:t>
      </w:r>
    </w:p>
    <w:p w14:paraId="6EEF4B22" w14:textId="77777777" w:rsidR="00585C39" w:rsidRPr="00BB241F" w:rsidRDefault="00585C39" w:rsidP="00B10B84">
      <w:pPr>
        <w:pStyle w:val="EndNoteBibliography"/>
        <w:spacing w:line="360" w:lineRule="auto"/>
        <w:ind w:left="720" w:hanging="720"/>
      </w:pPr>
      <w:r w:rsidRPr="00BB241F">
        <w:rPr>
          <w:b/>
        </w:rPr>
        <w:t>Lau CC, Christian KA, Fenker J, Laver RJ, O'Hara K, Zozaya SM, Moritz C, Roycroft E. 2024.</w:t>
      </w:r>
      <w:r w:rsidRPr="00BB241F">
        <w:t xml:space="preserve"> Range size variably predicts genetic diversity in Gehyra geckos.</w:t>
      </w:r>
    </w:p>
    <w:p w14:paraId="0AFE7A51" w14:textId="77777777" w:rsidR="00585C39" w:rsidRPr="00BB241F" w:rsidRDefault="00585C39" w:rsidP="00B10B84">
      <w:pPr>
        <w:pStyle w:val="EndNoteBibliography"/>
        <w:spacing w:line="360" w:lineRule="auto"/>
        <w:ind w:left="720" w:hanging="720"/>
      </w:pPr>
      <w:r w:rsidRPr="00BB241F">
        <w:rPr>
          <w:b/>
        </w:rPr>
        <w:t>Lavery TH, DeRaad DA, Holland PS, Olson KV, DeCicco LH, Seddon JM, Leung LK, Moyle RG. 2024.</w:t>
      </w:r>
      <w:r w:rsidRPr="00BB241F">
        <w:t xml:space="preserve"> Parallel evolution in an island archipelago revealed by genomic sequencing of Hipposideros leaf-nosed bats. </w:t>
      </w:r>
      <w:r w:rsidRPr="00BB241F">
        <w:rPr>
          <w:i/>
        </w:rPr>
        <w:t>Evolution</w:t>
      </w:r>
      <w:r w:rsidRPr="00BB241F">
        <w:rPr>
          <w:b/>
        </w:rPr>
        <w:t xml:space="preserve"> 78:</w:t>
      </w:r>
      <w:r w:rsidRPr="00BB241F">
        <w:t xml:space="preserve"> 1183-1192.</w:t>
      </w:r>
    </w:p>
    <w:p w14:paraId="52752D0C" w14:textId="77777777" w:rsidR="00585C39" w:rsidRPr="00BB241F" w:rsidRDefault="00585C39" w:rsidP="00B10B84">
      <w:pPr>
        <w:pStyle w:val="EndNoteBibliography"/>
        <w:spacing w:line="360" w:lineRule="auto"/>
        <w:ind w:left="720" w:hanging="720"/>
      </w:pPr>
      <w:r w:rsidRPr="00BB241F">
        <w:rPr>
          <w:b/>
        </w:rPr>
        <w:t>Letsch H, Balke M, Kusy D, McKenna DD, Pramesa Narakusumo R, Sagata K, Toussaint EF, White LT, Riedel A. 2023.</w:t>
      </w:r>
      <w:r w:rsidRPr="00BB241F">
        <w:t xml:space="preserve"> Beetle evolution illuminates the geological history of the World's most diverse tropical archipelago. </w:t>
      </w:r>
      <w:r w:rsidRPr="00BB241F">
        <w:rPr>
          <w:i/>
        </w:rPr>
        <w:t>Ecography</w:t>
      </w:r>
      <w:r w:rsidRPr="00BB241F">
        <w:rPr>
          <w:b/>
        </w:rPr>
        <w:t xml:space="preserve"> 2023:</w:t>
      </w:r>
      <w:r w:rsidRPr="00BB241F">
        <w:t xml:space="preserve"> e06898.</w:t>
      </w:r>
    </w:p>
    <w:p w14:paraId="0A3F8505" w14:textId="77777777" w:rsidR="00585C39" w:rsidRPr="00BB241F" w:rsidRDefault="00585C39" w:rsidP="00B10B84">
      <w:pPr>
        <w:pStyle w:val="EndNoteBibliography"/>
        <w:spacing w:line="360" w:lineRule="auto"/>
        <w:ind w:left="720" w:hanging="720"/>
      </w:pPr>
      <w:r w:rsidRPr="00BB241F">
        <w:rPr>
          <w:b/>
        </w:rPr>
        <w:t>Liang W, Nunes R, Leong JV, Carvalho APS, Müller CJ, Braby MF, Pequin O, Hoshizaki S, Morinaka S, Peggie D. 2024.</w:t>
      </w:r>
      <w:r w:rsidRPr="00BB241F">
        <w:t xml:space="preserve"> To and fro in the archipelago: Repeated inter-island dispersal and New Guinea’s orogeny affect diversification of Delias, the world’s largest butterfly genus. </w:t>
      </w:r>
      <w:r w:rsidRPr="00BB241F">
        <w:rPr>
          <w:i/>
        </w:rPr>
        <w:t>Molecular phylogenetics and evolution</w:t>
      </w:r>
      <w:r w:rsidRPr="00BB241F">
        <w:rPr>
          <w:b/>
        </w:rPr>
        <w:t xml:space="preserve"> 194:</w:t>
      </w:r>
      <w:r w:rsidRPr="00BB241F">
        <w:t xml:space="preserve"> 108022.</w:t>
      </w:r>
    </w:p>
    <w:p w14:paraId="1886A8F6" w14:textId="77777777" w:rsidR="00585C39" w:rsidRPr="00BB241F" w:rsidRDefault="00585C39" w:rsidP="00B10B84">
      <w:pPr>
        <w:pStyle w:val="EndNoteBibliography"/>
        <w:spacing w:line="360" w:lineRule="auto"/>
        <w:ind w:left="720" w:hanging="720"/>
      </w:pPr>
      <w:r w:rsidRPr="00BB241F">
        <w:rPr>
          <w:b/>
        </w:rPr>
        <w:t>Losos JB, Jackman TR, Larson A, Queiroz Kd, Rodrı́guez-Schettino L. 1998.</w:t>
      </w:r>
      <w:r w:rsidRPr="00BB241F">
        <w:t xml:space="preserve"> Contingency and determinism in replicated adaptive radiations of island lizards. </w:t>
      </w:r>
      <w:r w:rsidRPr="00BB241F">
        <w:rPr>
          <w:i/>
        </w:rPr>
        <w:t>Science</w:t>
      </w:r>
      <w:r w:rsidRPr="00BB241F">
        <w:rPr>
          <w:b/>
        </w:rPr>
        <w:t xml:space="preserve"> 279:</w:t>
      </w:r>
      <w:r w:rsidRPr="00BB241F">
        <w:t xml:space="preserve"> 2115-2118.</w:t>
      </w:r>
    </w:p>
    <w:p w14:paraId="5B534803" w14:textId="77777777" w:rsidR="00585C39" w:rsidRPr="00B10B84" w:rsidRDefault="00585C39" w:rsidP="00B10B84">
      <w:pPr>
        <w:pStyle w:val="EndNoteBibliography"/>
        <w:spacing w:line="360" w:lineRule="auto"/>
        <w:ind w:left="720" w:hanging="720"/>
        <w:rPr>
          <w:i/>
          <w:highlight w:val="yellow"/>
        </w:rPr>
      </w:pPr>
      <w:r w:rsidRPr="00B10B84">
        <w:rPr>
          <w:b/>
          <w:highlight w:val="yellow"/>
        </w:rPr>
        <w:t>MacArthur RM, Wilson EO. 1967.</w:t>
      </w:r>
      <w:r w:rsidRPr="00B10B84">
        <w:rPr>
          <w:highlight w:val="yellow"/>
        </w:rPr>
        <w:t xml:space="preserve"> </w:t>
      </w:r>
      <w:r w:rsidRPr="00B10B84">
        <w:rPr>
          <w:i/>
          <w:highlight w:val="yellow"/>
        </w:rPr>
        <w:t xml:space="preserve">The theory of island biogeography </w:t>
      </w:r>
    </w:p>
    <w:p w14:paraId="5029537C" w14:textId="77777777" w:rsidR="00585C39" w:rsidRPr="00BB241F" w:rsidRDefault="00585C39" w:rsidP="00B10B84">
      <w:pPr>
        <w:pStyle w:val="EndNoteBibliography"/>
        <w:spacing w:line="360" w:lineRule="auto"/>
        <w:ind w:left="720" w:hanging="720"/>
      </w:pPr>
      <w:r w:rsidRPr="00B10B84">
        <w:rPr>
          <w:highlight w:val="yellow"/>
        </w:rPr>
        <w:t>. Princeton University Press.: Princeton.</w:t>
      </w:r>
    </w:p>
    <w:p w14:paraId="7E262483" w14:textId="77777777" w:rsidR="00585C39" w:rsidRPr="00BB241F" w:rsidRDefault="00585C39" w:rsidP="00B10B84">
      <w:pPr>
        <w:pStyle w:val="EndNoteBibliography"/>
        <w:spacing w:line="360" w:lineRule="auto"/>
        <w:ind w:left="720" w:hanging="720"/>
      </w:pPr>
      <w:r w:rsidRPr="00BB241F">
        <w:rPr>
          <w:b/>
        </w:rPr>
        <w:t>Matzke NJ. 2013.</w:t>
      </w:r>
      <w:r w:rsidRPr="00BB241F">
        <w:t xml:space="preserve"> Probabilistic historical biogeography: new models for founder-event speciation, imperfect detection, and fossils allow improved accuracy and model-testing. </w:t>
      </w:r>
      <w:r w:rsidRPr="00BB241F">
        <w:rPr>
          <w:i/>
        </w:rPr>
        <w:t xml:space="preserve">Frontiers of Biogeography </w:t>
      </w:r>
      <w:r w:rsidRPr="00BB241F">
        <w:rPr>
          <w:b/>
        </w:rPr>
        <w:t>5:</w:t>
      </w:r>
      <w:r w:rsidRPr="00BB241F">
        <w:t xml:space="preserve"> 242-248. .</w:t>
      </w:r>
    </w:p>
    <w:p w14:paraId="2C4A8656" w14:textId="77777777" w:rsidR="00585C39" w:rsidRPr="00BB241F" w:rsidRDefault="00585C39" w:rsidP="00B10B84">
      <w:pPr>
        <w:pStyle w:val="EndNoteBibliography"/>
        <w:spacing w:line="360" w:lineRule="auto"/>
        <w:ind w:left="720" w:hanging="720"/>
      </w:pPr>
      <w:r w:rsidRPr="00BB241F">
        <w:rPr>
          <w:b/>
        </w:rPr>
        <w:lastRenderedPageBreak/>
        <w:t>Matzke NJ. 2025.</w:t>
      </w:r>
      <w:r w:rsidRPr="00BB241F">
        <w:t xml:space="preserve"> BioGeoBEARS: BioGeography with Bayesian (and likelihood) evolutionary analysis in R Scripts. . 1.1.4.  ed.</w:t>
      </w:r>
    </w:p>
    <w:p w14:paraId="0A929A2F" w14:textId="77777777" w:rsidR="00585C39" w:rsidRPr="00BB241F" w:rsidRDefault="00585C39" w:rsidP="00B10B84">
      <w:pPr>
        <w:pStyle w:val="EndNoteBibliography"/>
        <w:spacing w:line="360" w:lineRule="auto"/>
        <w:ind w:left="720" w:hanging="720"/>
      </w:pPr>
      <w:r w:rsidRPr="00BB241F">
        <w:rPr>
          <w:b/>
        </w:rPr>
        <w:t>Matzke NJ, Bland W. 2024.</w:t>
      </w:r>
      <w:r w:rsidRPr="00BB241F">
        <w:t xml:space="preserve"> PhyBEARS.jl. .</w:t>
      </w:r>
    </w:p>
    <w:p w14:paraId="4F8554ED" w14:textId="77777777" w:rsidR="00585C39" w:rsidRPr="00BB241F" w:rsidRDefault="00585C39" w:rsidP="00B10B84">
      <w:pPr>
        <w:pStyle w:val="EndNoteBibliography"/>
        <w:spacing w:line="360" w:lineRule="auto"/>
        <w:ind w:left="720" w:hanging="720"/>
      </w:pPr>
      <w:r w:rsidRPr="00BB241F">
        <w:rPr>
          <w:b/>
        </w:rPr>
        <w:t>May MR, Hoehna S. 2022.</w:t>
      </w:r>
      <w:r w:rsidRPr="00BB241F">
        <w:t xml:space="preserve"> Estimating lineage-specific optima under Ornstein-Uhlenbeck evolution.</w:t>
      </w:r>
    </w:p>
    <w:p w14:paraId="67E908A9" w14:textId="77777777" w:rsidR="00585C39" w:rsidRPr="00BB241F" w:rsidRDefault="00585C39" w:rsidP="00B10B84">
      <w:pPr>
        <w:pStyle w:val="EndNoteBibliography"/>
        <w:spacing w:line="360" w:lineRule="auto"/>
        <w:ind w:left="720" w:hanging="720"/>
      </w:pPr>
      <w:r w:rsidRPr="00BB241F">
        <w:rPr>
          <w:b/>
        </w:rPr>
        <w:t>Mitchell KJ, Pratt RC, Watson LN, Gibb GC, Llamas B, Kasper M, Edson J, Hopwood B, Male D, Armstrong KN. 2014.</w:t>
      </w:r>
      <w:r w:rsidRPr="00BB241F">
        <w:t xml:space="preserve"> Molecular phylogeny, biogeography, and habitat preference evolution of marsupials. </w:t>
      </w:r>
      <w:r w:rsidRPr="00BB241F">
        <w:rPr>
          <w:i/>
        </w:rPr>
        <w:t>Molecular biology and evolution</w:t>
      </w:r>
      <w:r w:rsidRPr="00BB241F">
        <w:rPr>
          <w:b/>
        </w:rPr>
        <w:t xml:space="preserve"> 31:</w:t>
      </w:r>
      <w:r w:rsidRPr="00BB241F">
        <w:t xml:space="preserve"> 2322-2330.</w:t>
      </w:r>
    </w:p>
    <w:p w14:paraId="129C1FBF" w14:textId="77777777" w:rsidR="00585C39" w:rsidRPr="00BB241F" w:rsidRDefault="00585C39" w:rsidP="00B10B84">
      <w:pPr>
        <w:pStyle w:val="EndNoteBibliography"/>
        <w:spacing w:line="360" w:lineRule="auto"/>
        <w:ind w:left="720" w:hanging="720"/>
      </w:pPr>
      <w:r w:rsidRPr="00BB241F">
        <w:rPr>
          <w:b/>
        </w:rPr>
        <w:t>Moritz CC, Pratt RC, Bank S, Bourke G, Bragg JG, Doughty P, Keogh JS, Laver RJ, Potter S, Teasdale LC. 2018.</w:t>
      </w:r>
      <w:r w:rsidRPr="00BB241F">
        <w:t xml:space="preserve"> Cryptic lineage diversity, body size divergence, and sympatry in a species complex of Australian lizards (Gehyra). </w:t>
      </w:r>
      <w:r w:rsidRPr="00BB241F">
        <w:rPr>
          <w:i/>
        </w:rPr>
        <w:t>Evolution</w:t>
      </w:r>
      <w:r w:rsidRPr="00BB241F">
        <w:rPr>
          <w:b/>
        </w:rPr>
        <w:t xml:space="preserve"> 72:</w:t>
      </w:r>
      <w:r w:rsidRPr="00BB241F">
        <w:t xml:space="preserve"> 54-66.</w:t>
      </w:r>
    </w:p>
    <w:p w14:paraId="0448688A" w14:textId="77777777" w:rsidR="00585C39" w:rsidRPr="00BB241F" w:rsidRDefault="00585C39" w:rsidP="00B10B84">
      <w:pPr>
        <w:pStyle w:val="EndNoteBibliography"/>
        <w:spacing w:line="360" w:lineRule="auto"/>
        <w:ind w:left="720" w:hanging="720"/>
      </w:pPr>
      <w:r w:rsidRPr="00BB241F">
        <w:rPr>
          <w:b/>
        </w:rPr>
        <w:t>Norvick M. 2003.</w:t>
      </w:r>
      <w:r w:rsidRPr="00BB241F">
        <w:t xml:space="preserve"> New palaeogeographic maps of the northern margins of the Australian plate: updated report </w:t>
      </w:r>
      <w:r w:rsidRPr="00BB241F">
        <w:rPr>
          <w:i/>
        </w:rPr>
        <w:t>Unpublished report for Geoscience Australia, September</w:t>
      </w:r>
      <w:r w:rsidRPr="00BB241F">
        <w:t>.</w:t>
      </w:r>
    </w:p>
    <w:p w14:paraId="5382E065" w14:textId="77777777" w:rsidR="00585C39" w:rsidRPr="00BB241F" w:rsidRDefault="00585C39" w:rsidP="00B10B84">
      <w:pPr>
        <w:pStyle w:val="EndNoteBibliography"/>
        <w:spacing w:line="360" w:lineRule="auto"/>
        <w:ind w:left="720" w:hanging="720"/>
      </w:pPr>
      <w:r w:rsidRPr="00BB241F">
        <w:rPr>
          <w:b/>
        </w:rPr>
        <w:t>Ogilvie HA, Bouckaert R, Drummond AJ. 2017.</w:t>
      </w:r>
      <w:r w:rsidRPr="00BB241F">
        <w:t xml:space="preserve"> StarBEAST2 brings faster species tree inference and accurate estimates of substitution rates. </w:t>
      </w:r>
      <w:r w:rsidRPr="00BB241F">
        <w:rPr>
          <w:i/>
        </w:rPr>
        <w:t>Molecular Biology and Evolution</w:t>
      </w:r>
      <w:r w:rsidRPr="00BB241F">
        <w:rPr>
          <w:b/>
        </w:rPr>
        <w:t xml:space="preserve"> msx126:</w:t>
      </w:r>
      <w:r w:rsidRPr="00BB241F">
        <w:t xml:space="preserve"> doi: 10.1093/molbev/msx1126.</w:t>
      </w:r>
    </w:p>
    <w:p w14:paraId="59C8273A" w14:textId="77777777" w:rsidR="00585C39" w:rsidRPr="00BB241F" w:rsidRDefault="00585C39" w:rsidP="00B10B84">
      <w:pPr>
        <w:pStyle w:val="EndNoteBibliography"/>
        <w:spacing w:line="360" w:lineRule="auto"/>
        <w:ind w:left="720" w:hanging="720"/>
      </w:pPr>
      <w:r w:rsidRPr="00BB241F">
        <w:rPr>
          <w:b/>
        </w:rPr>
        <w:t>Oliver PM, Ashman LG, Bank S, Laver RJ, Pratt RC, Tedeschi LG, Moritz CC. 2019.</w:t>
      </w:r>
      <w:r w:rsidRPr="00BB241F">
        <w:t xml:space="preserve"> On and off the rocks: persistence and ecological diversification in a tropical Australian lizard radiation. </w:t>
      </w:r>
      <w:r w:rsidRPr="00BB241F">
        <w:rPr>
          <w:i/>
        </w:rPr>
        <w:t>BMC Evolutionary Biology</w:t>
      </w:r>
      <w:r w:rsidRPr="00BB241F">
        <w:rPr>
          <w:b/>
        </w:rPr>
        <w:t xml:space="preserve"> 19:</w:t>
      </w:r>
      <w:r w:rsidRPr="00BB241F">
        <w:t xml:space="preserve"> 1-15.</w:t>
      </w:r>
    </w:p>
    <w:p w14:paraId="0412DC7B" w14:textId="77777777" w:rsidR="00585C39" w:rsidRPr="00BB241F" w:rsidRDefault="00585C39" w:rsidP="00B10B84">
      <w:pPr>
        <w:pStyle w:val="EndNoteBibliography"/>
        <w:spacing w:line="360" w:lineRule="auto"/>
        <w:ind w:left="720" w:hanging="720"/>
      </w:pPr>
      <w:r w:rsidRPr="00BB241F">
        <w:rPr>
          <w:b/>
        </w:rPr>
        <w:t>Oliver PM, Bower DS, McDonald PJ, Kraus F, Luedtke J, Neam K, Hobin L, Chauvenet ALM, Allison A, Arida E, Clulow S, Gunther R, Nagombi E, Tjaturadi B, Travers SL, Richards SJ. 2022.</w:t>
      </w:r>
      <w:r w:rsidRPr="00BB241F">
        <w:t xml:space="preserve"> Melanesia holds the world's most diverse and intact insular amphibian fauna. </w:t>
      </w:r>
      <w:r w:rsidRPr="00BB241F">
        <w:rPr>
          <w:i/>
        </w:rPr>
        <w:t>Commun Biol</w:t>
      </w:r>
      <w:r w:rsidRPr="00BB241F">
        <w:rPr>
          <w:b/>
        </w:rPr>
        <w:t xml:space="preserve"> 5:</w:t>
      </w:r>
      <w:r w:rsidRPr="00BB241F">
        <w:t xml:space="preserve"> 1182.</w:t>
      </w:r>
    </w:p>
    <w:p w14:paraId="01187896" w14:textId="77777777" w:rsidR="00585C39" w:rsidRPr="00BB241F" w:rsidRDefault="00585C39" w:rsidP="00B10B84">
      <w:pPr>
        <w:pStyle w:val="EndNoteBibliography"/>
        <w:spacing w:line="360" w:lineRule="auto"/>
        <w:ind w:left="720" w:hanging="720"/>
      </w:pPr>
      <w:r w:rsidRPr="00BB241F">
        <w:rPr>
          <w:b/>
        </w:rPr>
        <w:t>Oliver PM, Brown RM, Kraus F, Rittmeyer E, Travers SL, Siler CD. 2018.</w:t>
      </w:r>
      <w:r w:rsidRPr="00BB241F">
        <w:t xml:space="preserve"> Lizards of the lost arcs: mid-Cenozoic diversification, persistence and ecological marginalization in the West Pacific. </w:t>
      </w:r>
      <w:r w:rsidRPr="00BB241F">
        <w:rPr>
          <w:i/>
        </w:rPr>
        <w:t>Proceedings of the Royal Society B: Biological Sciences</w:t>
      </w:r>
      <w:r w:rsidRPr="00BB241F">
        <w:rPr>
          <w:b/>
        </w:rPr>
        <w:t xml:space="preserve"> 285:</w:t>
      </w:r>
      <w:r w:rsidRPr="00BB241F">
        <w:t xml:space="preserve"> 20171760.</w:t>
      </w:r>
    </w:p>
    <w:p w14:paraId="7DC6E014" w14:textId="77777777" w:rsidR="00585C39" w:rsidRPr="00BB241F" w:rsidRDefault="00585C39" w:rsidP="00B10B84">
      <w:pPr>
        <w:pStyle w:val="EndNoteBibliography"/>
        <w:spacing w:line="360" w:lineRule="auto"/>
        <w:ind w:left="720" w:hanging="720"/>
      </w:pPr>
      <w:r w:rsidRPr="00BB241F">
        <w:rPr>
          <w:b/>
        </w:rPr>
        <w:lastRenderedPageBreak/>
        <w:t>Oliver PM, Clegg JR, Fisher RN, Richards SJ, Taylor PN, Jocque MM. 2016.</w:t>
      </w:r>
      <w:r w:rsidRPr="00BB241F">
        <w:t xml:space="preserve"> A new biogeographically disjunct giant gecko (Gehyra: Gekkonidae: Reptilia) from the East Melanesian Islands. </w:t>
      </w:r>
      <w:r w:rsidRPr="00BB241F">
        <w:rPr>
          <w:i/>
        </w:rPr>
        <w:t>Zootaxa</w:t>
      </w:r>
      <w:r w:rsidRPr="00BB241F">
        <w:rPr>
          <w:b/>
        </w:rPr>
        <w:t xml:space="preserve"> 4208:</w:t>
      </w:r>
      <w:r w:rsidRPr="00BB241F">
        <w:t xml:space="preserve"> 61–76-61–76.</w:t>
      </w:r>
    </w:p>
    <w:p w14:paraId="26622263" w14:textId="77777777" w:rsidR="00585C39" w:rsidRPr="00BB241F" w:rsidRDefault="00585C39" w:rsidP="00B10B84">
      <w:pPr>
        <w:pStyle w:val="EndNoteBibliography"/>
        <w:spacing w:line="360" w:lineRule="auto"/>
        <w:ind w:left="720" w:hanging="720"/>
      </w:pPr>
      <w:r w:rsidRPr="00BB241F">
        <w:rPr>
          <w:b/>
        </w:rPr>
        <w:t>Oliver PM, Hugall AF. 2017.</w:t>
      </w:r>
      <w:r w:rsidRPr="00BB241F">
        <w:t xml:space="preserve"> Phylogenetic evidence for mid-Cenozoic turnover of a diverse continental biota. </w:t>
      </w:r>
      <w:r w:rsidRPr="00BB241F">
        <w:rPr>
          <w:i/>
        </w:rPr>
        <w:t>Nature Ecology &amp; Evolution</w:t>
      </w:r>
      <w:r w:rsidRPr="00BB241F">
        <w:rPr>
          <w:b/>
        </w:rPr>
        <w:t xml:space="preserve"> 1:</w:t>
      </w:r>
      <w:r w:rsidRPr="00BB241F">
        <w:t xml:space="preserve"> 1896-1902.</w:t>
      </w:r>
    </w:p>
    <w:p w14:paraId="7FA8D754" w14:textId="77777777" w:rsidR="00585C39" w:rsidRPr="00BB241F" w:rsidRDefault="00585C39" w:rsidP="00B10B84">
      <w:pPr>
        <w:pStyle w:val="EndNoteBibliography"/>
        <w:spacing w:line="360" w:lineRule="auto"/>
        <w:ind w:left="720" w:hanging="720"/>
      </w:pPr>
      <w:r w:rsidRPr="00BB241F">
        <w:rPr>
          <w:b/>
        </w:rPr>
        <w:t>Oliver PM, Hugall AF, Prasteya A, Slavenko A, Zahirovic S. 2023.</w:t>
      </w:r>
      <w:r w:rsidRPr="00BB241F">
        <w:t xml:space="preserve"> Oligo-Miocene radiation within South-west Pacific arc terranes underpinned repeated upstream continental dispersals in pigeons (Columbiformes). </w:t>
      </w:r>
      <w:r w:rsidRPr="00BB241F">
        <w:rPr>
          <w:i/>
        </w:rPr>
        <w:t>Biological Journal of the Linnean Society</w:t>
      </w:r>
      <w:r w:rsidRPr="00BB241F">
        <w:rPr>
          <w:b/>
        </w:rPr>
        <w:t xml:space="preserve"> 138:</w:t>
      </w:r>
      <w:r w:rsidRPr="00BB241F">
        <w:t xml:space="preserve"> 437-452.</w:t>
      </w:r>
    </w:p>
    <w:p w14:paraId="5AA95528" w14:textId="77777777" w:rsidR="00585C39" w:rsidRPr="00BB241F" w:rsidRDefault="00585C39" w:rsidP="00B10B84">
      <w:pPr>
        <w:pStyle w:val="EndNoteBibliography"/>
        <w:spacing w:line="360" w:lineRule="auto"/>
        <w:ind w:left="720" w:hanging="720"/>
      </w:pPr>
      <w:r w:rsidRPr="00BB241F">
        <w:rPr>
          <w:b/>
        </w:rPr>
        <w:t>Oliver PM, Kraus F, Austin CC, Tedeschi LG, O’Brien AR, Maddock ST. 2024.</w:t>
      </w:r>
      <w:r w:rsidRPr="00BB241F">
        <w:t xml:space="preserve"> Lineage diversity in a Melanesian lizard radiation (Gekkonidae: Nactus) further highlights exceptional diversity and endemism in eastern Papua New Guinea. </w:t>
      </w:r>
      <w:r w:rsidRPr="00BB241F">
        <w:rPr>
          <w:i/>
        </w:rPr>
        <w:t>Organisms Diversity &amp; Evolution</w:t>
      </w:r>
      <w:r w:rsidRPr="00BB241F">
        <w:rPr>
          <w:b/>
        </w:rPr>
        <w:t xml:space="preserve"> 24:</w:t>
      </w:r>
      <w:r w:rsidRPr="00BB241F">
        <w:t xml:space="preserve"> 557-572.</w:t>
      </w:r>
    </w:p>
    <w:p w14:paraId="65EA391F" w14:textId="77777777" w:rsidR="00585C39" w:rsidRPr="00BB241F" w:rsidRDefault="00585C39" w:rsidP="00B10B84">
      <w:pPr>
        <w:pStyle w:val="EndNoteBibliography"/>
        <w:spacing w:line="360" w:lineRule="auto"/>
        <w:ind w:left="720" w:hanging="720"/>
      </w:pPr>
      <w:r w:rsidRPr="00BB241F">
        <w:rPr>
          <w:b/>
        </w:rPr>
        <w:t>Oliver PM, Prasetya AM, Tedeschi LG, Fenker J, Ellis RJ, Doughty P, Moritz C. 2020.</w:t>
      </w:r>
      <w:r w:rsidRPr="00BB241F">
        <w:t xml:space="preserve"> Crypsis and convergence: integrative taxonomic revision of the Gehyra australis group (Squamata: Gekkonidae) from northern Australia. </w:t>
      </w:r>
      <w:r w:rsidRPr="00BB241F">
        <w:rPr>
          <w:i/>
        </w:rPr>
        <w:t>PeerJ</w:t>
      </w:r>
      <w:r w:rsidRPr="00BB241F">
        <w:rPr>
          <w:b/>
        </w:rPr>
        <w:t xml:space="preserve"> 8:</w:t>
      </w:r>
      <w:r w:rsidRPr="00BB241F">
        <w:t xml:space="preserve"> e7971.</w:t>
      </w:r>
    </w:p>
    <w:p w14:paraId="740A7E86" w14:textId="77777777" w:rsidR="00585C39" w:rsidRPr="00BB241F" w:rsidRDefault="00585C39" w:rsidP="00B10B84">
      <w:pPr>
        <w:pStyle w:val="EndNoteBibliography"/>
        <w:spacing w:line="360" w:lineRule="auto"/>
        <w:ind w:left="720" w:hanging="720"/>
      </w:pPr>
      <w:r w:rsidRPr="00BB241F">
        <w:rPr>
          <w:b/>
        </w:rPr>
        <w:t>Oliver PM, Rittmeyer EN, Torkkola J, Donnellan SC, Dahl C, Richards SJ. 2021.</w:t>
      </w:r>
      <w:r w:rsidRPr="00BB241F">
        <w:t xml:space="preserve"> Multiple trans-Torres Strait colonisations by tree frogs in the Litoria caerulea group, with the description of a new species from New Guinea. </w:t>
      </w:r>
      <w:r w:rsidRPr="00BB241F">
        <w:rPr>
          <w:i/>
        </w:rPr>
        <w:t>Australian Journal of Zoology</w:t>
      </w:r>
      <w:r w:rsidRPr="00BB241F">
        <w:rPr>
          <w:b/>
        </w:rPr>
        <w:t xml:space="preserve"> 68:</w:t>
      </w:r>
      <w:r w:rsidRPr="00BB241F">
        <w:t xml:space="preserve"> 25-39.</w:t>
      </w:r>
    </w:p>
    <w:p w14:paraId="542109BE" w14:textId="77777777" w:rsidR="00585C39" w:rsidRPr="00BB241F" w:rsidRDefault="00585C39" w:rsidP="00B10B84">
      <w:pPr>
        <w:pStyle w:val="EndNoteBibliography"/>
        <w:spacing w:line="360" w:lineRule="auto"/>
        <w:ind w:left="720" w:hanging="720"/>
      </w:pPr>
      <w:r w:rsidRPr="00BB241F">
        <w:rPr>
          <w:b/>
        </w:rPr>
        <w:t>Oliver PM, Skipwith P, Lee MS. 2014.</w:t>
      </w:r>
      <w:r w:rsidRPr="00BB241F">
        <w:t xml:space="preserve"> Crossing the line: increasing body size in a trans-Wallacean lizard radiation (Cyrtodactylus, Gekkota). </w:t>
      </w:r>
      <w:r w:rsidRPr="00BB241F">
        <w:rPr>
          <w:i/>
        </w:rPr>
        <w:t>Biology letters</w:t>
      </w:r>
      <w:r w:rsidRPr="00BB241F">
        <w:rPr>
          <w:b/>
        </w:rPr>
        <w:t xml:space="preserve"> 10:</w:t>
      </w:r>
      <w:r w:rsidRPr="00BB241F">
        <w:t xml:space="preserve"> 20140479.</w:t>
      </w:r>
    </w:p>
    <w:p w14:paraId="6168EDC3" w14:textId="77777777" w:rsidR="00585C39" w:rsidRPr="00BB241F" w:rsidRDefault="00585C39" w:rsidP="00B10B84">
      <w:pPr>
        <w:pStyle w:val="EndNoteBibliography"/>
        <w:spacing w:line="360" w:lineRule="auto"/>
        <w:ind w:left="720" w:hanging="720"/>
      </w:pPr>
      <w:r w:rsidRPr="00BB241F">
        <w:rPr>
          <w:b/>
        </w:rPr>
        <w:t>Patton AH, Harmon LJ, del Rosario Castañeda M, Frank HK, Donihue CM, Herrel A, Losos JB. 2021.</w:t>
      </w:r>
      <w:r w:rsidRPr="00BB241F">
        <w:t xml:space="preserve"> When adaptive radiations collide: Different evolutionary trajectories between and within island and mainland lizard clades. </w:t>
      </w:r>
      <w:r w:rsidRPr="00BB241F">
        <w:rPr>
          <w:i/>
        </w:rPr>
        <w:t>Proceedings of the National Academy of Sciences</w:t>
      </w:r>
      <w:r w:rsidRPr="00BB241F">
        <w:rPr>
          <w:b/>
        </w:rPr>
        <w:t xml:space="preserve"> 118:</w:t>
      </w:r>
      <w:r w:rsidRPr="00BB241F">
        <w:t xml:space="preserve"> e2024451118.</w:t>
      </w:r>
    </w:p>
    <w:p w14:paraId="0161B6C1" w14:textId="77777777" w:rsidR="00585C39" w:rsidRPr="00BB241F" w:rsidRDefault="00585C39" w:rsidP="00B10B84">
      <w:pPr>
        <w:pStyle w:val="EndNoteBibliography"/>
        <w:spacing w:line="360" w:lineRule="auto"/>
        <w:ind w:left="720" w:hanging="720"/>
      </w:pPr>
      <w:r w:rsidRPr="00BB241F">
        <w:rPr>
          <w:b/>
        </w:rPr>
        <w:t>Pavón-Vázquez CJ, Brennan IG, Skeels A, Keogh JS. 2022.</w:t>
      </w:r>
      <w:r w:rsidRPr="00BB241F">
        <w:t xml:space="preserve"> Competition and geography underlie speciation and morphological evolution in Indo-Australasian monitor lizards. </w:t>
      </w:r>
      <w:r w:rsidRPr="00BB241F">
        <w:rPr>
          <w:i/>
        </w:rPr>
        <w:t>Evolution</w:t>
      </w:r>
      <w:r w:rsidRPr="00BB241F">
        <w:rPr>
          <w:b/>
        </w:rPr>
        <w:t xml:space="preserve"> 76:</w:t>
      </w:r>
      <w:r w:rsidRPr="00BB241F">
        <w:t xml:space="preserve"> 476-495.</w:t>
      </w:r>
    </w:p>
    <w:p w14:paraId="1366A109" w14:textId="77777777" w:rsidR="00585C39" w:rsidRPr="00BB241F" w:rsidRDefault="00585C39" w:rsidP="00B10B84">
      <w:pPr>
        <w:pStyle w:val="EndNoteBibliography"/>
        <w:spacing w:line="360" w:lineRule="auto"/>
        <w:ind w:left="720" w:hanging="720"/>
      </w:pPr>
      <w:r w:rsidRPr="00BB241F">
        <w:rPr>
          <w:b/>
        </w:rPr>
        <w:lastRenderedPageBreak/>
        <w:t>Peñalba JV, Joseph L, Moritz C. 2019.</w:t>
      </w:r>
      <w:r w:rsidRPr="00BB241F">
        <w:t xml:space="preserve"> Current geography masks dynamic history of gene flow during speciation in northern Australian birds. </w:t>
      </w:r>
      <w:r w:rsidRPr="00BB241F">
        <w:rPr>
          <w:i/>
        </w:rPr>
        <w:t>Molecular ecology</w:t>
      </w:r>
      <w:r w:rsidRPr="00BB241F">
        <w:rPr>
          <w:b/>
        </w:rPr>
        <w:t xml:space="preserve"> 28:</w:t>
      </w:r>
      <w:r w:rsidRPr="00BB241F">
        <w:t xml:space="preserve"> 630-643.</w:t>
      </w:r>
    </w:p>
    <w:p w14:paraId="03BD49EF" w14:textId="77777777" w:rsidR="00585C39" w:rsidRPr="00BB241F" w:rsidRDefault="00585C39" w:rsidP="00B10B84">
      <w:pPr>
        <w:pStyle w:val="EndNoteBibliography"/>
        <w:spacing w:line="360" w:lineRule="auto"/>
        <w:ind w:left="720" w:hanging="720"/>
      </w:pPr>
      <w:r w:rsidRPr="00BB241F">
        <w:rPr>
          <w:b/>
        </w:rPr>
        <w:t>Peñalba JV, Smith LL, Tonione MA, Sass C, Hykin SM, Skipwith PL, McGuire JA, Bowie RC, Moritz C. 2014.</w:t>
      </w:r>
      <w:r w:rsidRPr="00BB241F">
        <w:t xml:space="preserve"> Sequence capture using PCR‐generated probes: A cost‐effective method of targeted high‐throughput sequencing for nonmodel organisms. </w:t>
      </w:r>
      <w:r w:rsidRPr="00BB241F">
        <w:rPr>
          <w:i/>
        </w:rPr>
        <w:t>Molecular ecology resources</w:t>
      </w:r>
      <w:r w:rsidRPr="00BB241F">
        <w:rPr>
          <w:b/>
        </w:rPr>
        <w:t xml:space="preserve"> 14:</w:t>
      </w:r>
      <w:r w:rsidRPr="00BB241F">
        <w:t xml:space="preserve"> 1000-1010.</w:t>
      </w:r>
    </w:p>
    <w:p w14:paraId="7F2CC5F4" w14:textId="77777777" w:rsidR="00585C39" w:rsidRPr="00BB241F" w:rsidRDefault="00585C39" w:rsidP="00B10B84">
      <w:pPr>
        <w:pStyle w:val="EndNoteBibliography"/>
        <w:spacing w:line="360" w:lineRule="auto"/>
        <w:ind w:left="720" w:hanging="720"/>
      </w:pPr>
      <w:r w:rsidRPr="00BB241F">
        <w:rPr>
          <w:b/>
        </w:rPr>
        <w:t>Pigram CJ, Davies HL. 1987.</w:t>
      </w:r>
      <w:r w:rsidRPr="00BB241F">
        <w:t xml:space="preserve"> Terranes and the accretion history of the Papua New Guinea orogen. </w:t>
      </w:r>
      <w:r w:rsidRPr="00BB241F">
        <w:rPr>
          <w:i/>
        </w:rPr>
        <w:t>BMR Journal of Australian Geology and Geophysics</w:t>
      </w:r>
      <w:r w:rsidRPr="00BB241F">
        <w:rPr>
          <w:b/>
        </w:rPr>
        <w:t xml:space="preserve"> 10:</w:t>
      </w:r>
      <w:r w:rsidRPr="00BB241F">
        <w:t xml:space="preserve"> 193-211.</w:t>
      </w:r>
    </w:p>
    <w:p w14:paraId="6FFAD79C" w14:textId="77777777" w:rsidR="00585C39" w:rsidRPr="00BB241F" w:rsidRDefault="00585C39" w:rsidP="00B10B84">
      <w:pPr>
        <w:pStyle w:val="EndNoteBibliography"/>
        <w:spacing w:line="360" w:lineRule="auto"/>
        <w:ind w:left="720" w:hanging="720"/>
      </w:pPr>
      <w:r w:rsidRPr="00BB241F">
        <w:rPr>
          <w:b/>
        </w:rPr>
        <w:t>Prasetya AM, Moritz C, Joseph L, Stelling MW, Oliver PM. 2023.</w:t>
      </w:r>
      <w:r w:rsidRPr="00BB241F">
        <w:t xml:space="preserve"> Birds and barriers: present and past seas are dominant correlates of avian turnover in the Indo-Australian Archipelago. </w:t>
      </w:r>
      <w:r w:rsidRPr="00BB241F">
        <w:rPr>
          <w:i/>
        </w:rPr>
        <w:t>Frontiers of Biogeography</w:t>
      </w:r>
      <w:r w:rsidRPr="00BB241F">
        <w:rPr>
          <w:b/>
        </w:rPr>
        <w:t xml:space="preserve"> 15</w:t>
      </w:r>
      <w:r w:rsidRPr="00BB241F">
        <w:t>.</w:t>
      </w:r>
    </w:p>
    <w:p w14:paraId="5EAFE79B" w14:textId="77777777" w:rsidR="00585C39" w:rsidRPr="00BB241F" w:rsidRDefault="00585C39" w:rsidP="00B10B84">
      <w:pPr>
        <w:pStyle w:val="EndNoteBibliography"/>
        <w:spacing w:line="360" w:lineRule="auto"/>
        <w:ind w:left="720" w:hanging="720"/>
      </w:pPr>
      <w:r w:rsidRPr="00BB241F">
        <w:rPr>
          <w:b/>
        </w:rPr>
        <w:t>Probst T, Frandsen PB, Whiting A. 2025.</w:t>
      </w:r>
      <w:r w:rsidRPr="00BB241F">
        <w:t xml:space="preserve"> Chasing the Rainbow: Decoupled phenotypic and genotypic evolution in New Guinea’s rainbow skinks (Squamata: Scincidae). </w:t>
      </w:r>
      <w:r w:rsidRPr="00BB241F">
        <w:rPr>
          <w:i/>
        </w:rPr>
        <w:t>Zootaxa</w:t>
      </w:r>
      <w:r w:rsidRPr="00BB241F">
        <w:rPr>
          <w:b/>
        </w:rPr>
        <w:t xml:space="preserve"> 5583:</w:t>
      </w:r>
      <w:r w:rsidRPr="00BB241F">
        <w:t xml:space="preserve"> 309-327.</w:t>
      </w:r>
    </w:p>
    <w:p w14:paraId="503BBD95" w14:textId="47F0C0E8" w:rsidR="00585C39" w:rsidRPr="00BB241F" w:rsidRDefault="00585C39" w:rsidP="00B10B84">
      <w:pPr>
        <w:pStyle w:val="EndNoteBibliography"/>
        <w:spacing w:line="360" w:lineRule="auto"/>
        <w:ind w:left="720" w:hanging="720"/>
      </w:pPr>
      <w:r w:rsidRPr="00BB241F">
        <w:rPr>
          <w:b/>
        </w:rPr>
        <w:t>Rambaut A, Drummond AJ. 2002-2017.</w:t>
      </w:r>
      <w:r w:rsidRPr="00BB241F">
        <w:t xml:space="preserve"> TreeAnnotator. 2.4.8 ed. Available from </w:t>
      </w:r>
      <w:hyperlink r:id="rId12" w:history="1">
        <w:r w:rsidRPr="00BB241F">
          <w:rPr>
            <w:rStyle w:val="Hyperlink"/>
          </w:rPr>
          <w:t>https://www.beast2.org/</w:t>
        </w:r>
      </w:hyperlink>
      <w:r w:rsidRPr="00BB241F">
        <w:t>.</w:t>
      </w:r>
    </w:p>
    <w:p w14:paraId="4DB5A724" w14:textId="74449A08" w:rsidR="00585C39" w:rsidRPr="00BB241F" w:rsidRDefault="00585C39" w:rsidP="00B10B84">
      <w:pPr>
        <w:pStyle w:val="EndNoteBibliography"/>
        <w:spacing w:line="360" w:lineRule="auto"/>
        <w:ind w:left="720" w:hanging="720"/>
      </w:pPr>
      <w:r w:rsidRPr="00BB241F">
        <w:rPr>
          <w:b/>
        </w:rPr>
        <w:t>Rambaut A, Drummond AJ, Xie D, Baele G, Suchard MA. 2018.</w:t>
      </w:r>
      <w:r w:rsidRPr="00BB241F">
        <w:t xml:space="preserve"> Tracer. 1.7 ed. Available from </w:t>
      </w:r>
      <w:hyperlink r:id="rId13" w:history="1">
        <w:r w:rsidRPr="00BB241F">
          <w:rPr>
            <w:rStyle w:val="Hyperlink"/>
          </w:rPr>
          <w:t>http://beast.community/tracer</w:t>
        </w:r>
      </w:hyperlink>
      <w:r w:rsidRPr="00BB241F">
        <w:t>.</w:t>
      </w:r>
    </w:p>
    <w:p w14:paraId="411EBC4D" w14:textId="77777777" w:rsidR="00585C39" w:rsidRPr="00BB241F" w:rsidRDefault="00585C39" w:rsidP="00B10B84">
      <w:pPr>
        <w:pStyle w:val="EndNoteBibliography"/>
        <w:spacing w:line="360" w:lineRule="auto"/>
        <w:ind w:left="720" w:hanging="720"/>
      </w:pPr>
      <w:r w:rsidRPr="00BB241F">
        <w:rPr>
          <w:b/>
        </w:rPr>
        <w:t>Roycroft E, Fabre P-H, MacDonald AJ, Moritz C, Moussalli A, Rowe KC. 2022.</w:t>
      </w:r>
      <w:r w:rsidRPr="00BB241F">
        <w:t xml:space="preserve"> New Guinea uplift opens ecological opportunity across a continent. </w:t>
      </w:r>
      <w:r w:rsidRPr="00BB241F">
        <w:rPr>
          <w:i/>
        </w:rPr>
        <w:t>Current Biology</w:t>
      </w:r>
      <w:r w:rsidRPr="00BB241F">
        <w:rPr>
          <w:b/>
        </w:rPr>
        <w:t xml:space="preserve"> 32:</w:t>
      </w:r>
      <w:r w:rsidRPr="00BB241F">
        <w:t xml:space="preserve"> 4215-4224. e4213.</w:t>
      </w:r>
    </w:p>
    <w:p w14:paraId="6DDD9CAD" w14:textId="77777777" w:rsidR="00585C39" w:rsidRPr="00BB241F" w:rsidRDefault="00585C39" w:rsidP="00B10B84">
      <w:pPr>
        <w:pStyle w:val="EndNoteBibliography"/>
        <w:spacing w:line="360" w:lineRule="auto"/>
        <w:ind w:left="720" w:hanging="720"/>
      </w:pPr>
      <w:r w:rsidRPr="00BB241F">
        <w:rPr>
          <w:b/>
        </w:rPr>
        <w:t>Schweizer M, Wright TF, Peñalba JV, Schirtzinger EE, Joseph L. 2015.</w:t>
      </w:r>
      <w:r w:rsidRPr="00BB241F">
        <w:t xml:space="preserve"> Molecular phylogenetics suggests a New Guinean origin and frequent episodes of founder-event speciation in the nectarivorous lories and lorikeets (Aves: Psittaciformes). </w:t>
      </w:r>
      <w:r w:rsidRPr="00BB241F">
        <w:rPr>
          <w:i/>
        </w:rPr>
        <w:t>Molecular phylogenetics and evolution</w:t>
      </w:r>
      <w:r w:rsidRPr="00BB241F">
        <w:rPr>
          <w:b/>
        </w:rPr>
        <w:t xml:space="preserve"> 90:</w:t>
      </w:r>
      <w:r w:rsidRPr="00BB241F">
        <w:t xml:space="preserve"> 34-48.</w:t>
      </w:r>
    </w:p>
    <w:p w14:paraId="38B1CF50" w14:textId="77777777" w:rsidR="00585C39" w:rsidRPr="00BB241F" w:rsidRDefault="00585C39" w:rsidP="00B10B84">
      <w:pPr>
        <w:pStyle w:val="EndNoteBibliography"/>
        <w:spacing w:line="360" w:lineRule="auto"/>
        <w:ind w:left="720" w:hanging="720"/>
      </w:pPr>
      <w:r w:rsidRPr="00BB241F">
        <w:rPr>
          <w:b/>
        </w:rPr>
        <w:t>Sistrom M, Donnellan SC, Hutchinson MN. 2013.</w:t>
      </w:r>
      <w:r w:rsidRPr="00BB241F">
        <w:t xml:space="preserve"> Delimiting species in recent radiations with low levels of morphological divergence: a case study in Australian Gehyra geckos. </w:t>
      </w:r>
      <w:r w:rsidRPr="00BB241F">
        <w:rPr>
          <w:i/>
        </w:rPr>
        <w:t>Molecular phylogenetics and evolution</w:t>
      </w:r>
      <w:r w:rsidRPr="00BB241F">
        <w:rPr>
          <w:b/>
        </w:rPr>
        <w:t xml:space="preserve"> 68:</w:t>
      </w:r>
      <w:r w:rsidRPr="00BB241F">
        <w:t xml:space="preserve"> 135-143.</w:t>
      </w:r>
    </w:p>
    <w:p w14:paraId="51840CDC" w14:textId="77777777" w:rsidR="00585C39" w:rsidRPr="00BB241F" w:rsidRDefault="00585C39" w:rsidP="00B10B84">
      <w:pPr>
        <w:pStyle w:val="EndNoteBibliography"/>
        <w:spacing w:line="360" w:lineRule="auto"/>
        <w:ind w:left="720" w:hanging="720"/>
      </w:pPr>
      <w:r w:rsidRPr="00BB241F">
        <w:rPr>
          <w:b/>
        </w:rPr>
        <w:lastRenderedPageBreak/>
        <w:t>Sistrom MJ, Hutchinson MN, Hutchinson RG, Donnellan SC. 2009.</w:t>
      </w:r>
      <w:r w:rsidRPr="00BB241F">
        <w:t xml:space="preserve"> Molecular phylogeny of Australian Gehyra (Squamata: Gekkonidae) and taxonomic revision of Gehyra variegata in south-eastern Australia. </w:t>
      </w:r>
      <w:r w:rsidRPr="00BB241F">
        <w:rPr>
          <w:i/>
        </w:rPr>
        <w:t>Zootaxa</w:t>
      </w:r>
      <w:r w:rsidRPr="00BB241F">
        <w:rPr>
          <w:b/>
        </w:rPr>
        <w:t xml:space="preserve"> 2277:</w:t>
      </w:r>
      <w:r w:rsidRPr="00BB241F">
        <w:t xml:space="preserve"> 14–32.</w:t>
      </w:r>
    </w:p>
    <w:p w14:paraId="45E2960F" w14:textId="77777777" w:rsidR="00585C39" w:rsidRPr="00BB241F" w:rsidRDefault="00585C39" w:rsidP="00B10B84">
      <w:pPr>
        <w:pStyle w:val="EndNoteBibliography"/>
        <w:spacing w:line="360" w:lineRule="auto"/>
        <w:ind w:left="720" w:hanging="720"/>
      </w:pPr>
      <w:r w:rsidRPr="00BB241F">
        <w:rPr>
          <w:b/>
        </w:rPr>
        <w:t>Skelton K, Moritz C, Day KA, Weitzman CL, Schlesinger C, Zozaya SM, Christian KA. 2024.</w:t>
      </w:r>
      <w:r w:rsidRPr="00BB241F">
        <w:t xml:space="preserve"> Climatic Variability Shapes Plasticity of Hydric and Thermal Physiology in Tropical Geckos.</w:t>
      </w:r>
    </w:p>
    <w:p w14:paraId="3C2123E3" w14:textId="77777777" w:rsidR="00585C39" w:rsidRPr="00BB241F" w:rsidRDefault="00585C39" w:rsidP="00B10B84">
      <w:pPr>
        <w:pStyle w:val="EndNoteBibliography"/>
        <w:spacing w:line="360" w:lineRule="auto"/>
        <w:ind w:left="720" w:hanging="720"/>
      </w:pPr>
      <w:r w:rsidRPr="00BB241F">
        <w:rPr>
          <w:b/>
        </w:rPr>
        <w:t>Skipwith PL, Bi K, Oliver PM. 2019.</w:t>
      </w:r>
      <w:r w:rsidRPr="00BB241F">
        <w:t xml:space="preserve"> Relicts and radiations: Phylogenomics of an Australasian lizard clade with east Gondwanan origins (Gekkota: Diplodactyloidea). </w:t>
      </w:r>
      <w:r w:rsidRPr="00BB241F">
        <w:rPr>
          <w:i/>
        </w:rPr>
        <w:t>Molecular phylogenetics and evolution</w:t>
      </w:r>
      <w:r w:rsidRPr="00BB241F">
        <w:rPr>
          <w:b/>
        </w:rPr>
        <w:t xml:space="preserve"> 140:</w:t>
      </w:r>
      <w:r w:rsidRPr="00BB241F">
        <w:t xml:space="preserve"> 106589.</w:t>
      </w:r>
    </w:p>
    <w:p w14:paraId="1CEF45DE" w14:textId="77777777" w:rsidR="00585C39" w:rsidRPr="00BB241F" w:rsidRDefault="00585C39" w:rsidP="00B10B84">
      <w:pPr>
        <w:pStyle w:val="EndNoteBibliography"/>
        <w:spacing w:line="360" w:lineRule="auto"/>
        <w:ind w:left="720" w:hanging="720"/>
      </w:pPr>
      <w:r w:rsidRPr="00BB241F">
        <w:rPr>
          <w:b/>
        </w:rPr>
        <w:t>Skipwith PL, Oliver PM. 2014.</w:t>
      </w:r>
      <w:r w:rsidRPr="00BB241F">
        <w:t xml:space="preserve"> A new Gehyra (Gekkonidae: Reptilia) from New Guinea with unique caudal scalation. </w:t>
      </w:r>
      <w:r w:rsidRPr="00BB241F">
        <w:rPr>
          <w:i/>
        </w:rPr>
        <w:t>Zootaxa</w:t>
      </w:r>
      <w:r w:rsidRPr="00BB241F">
        <w:rPr>
          <w:b/>
        </w:rPr>
        <w:t xml:space="preserve"> 3827:</w:t>
      </w:r>
      <w:r w:rsidRPr="00BB241F">
        <w:t xml:space="preserve"> 57-66.</w:t>
      </w:r>
    </w:p>
    <w:p w14:paraId="34BC8DB4" w14:textId="77777777" w:rsidR="00585C39" w:rsidRPr="00BB241F" w:rsidRDefault="00585C39" w:rsidP="00B10B84">
      <w:pPr>
        <w:pStyle w:val="EndNoteBibliography"/>
        <w:spacing w:line="360" w:lineRule="auto"/>
        <w:ind w:left="720" w:hanging="720"/>
      </w:pPr>
      <w:r w:rsidRPr="00BB241F">
        <w:rPr>
          <w:b/>
        </w:rPr>
        <w:t>Skipwith PL, Oliver PM. 2023.</w:t>
      </w:r>
      <w:r w:rsidRPr="00BB241F">
        <w:t xml:space="preserve"> Ecologically diverse island-associated lizard radiation shows idiosyncratic trait diversification shifts and homogenous speciation dynamics. </w:t>
      </w:r>
      <w:r w:rsidRPr="00BB241F">
        <w:rPr>
          <w:i/>
        </w:rPr>
        <w:t>Evolution</w:t>
      </w:r>
      <w:r w:rsidRPr="00BB241F">
        <w:rPr>
          <w:b/>
        </w:rPr>
        <w:t xml:space="preserve"> 77:</w:t>
      </w:r>
      <w:r w:rsidRPr="00BB241F">
        <w:t xml:space="preserve"> 138-154.</w:t>
      </w:r>
    </w:p>
    <w:p w14:paraId="2CDB74F5" w14:textId="77777777" w:rsidR="00585C39" w:rsidRPr="00BB241F" w:rsidRDefault="00585C39" w:rsidP="00B10B84">
      <w:pPr>
        <w:pStyle w:val="EndNoteBibliography"/>
        <w:spacing w:line="360" w:lineRule="auto"/>
        <w:ind w:left="720" w:hanging="720"/>
      </w:pPr>
      <w:r w:rsidRPr="00BB241F">
        <w:rPr>
          <w:b/>
        </w:rPr>
        <w:t>Sniderman JK, Jordan GJ. 2011.</w:t>
      </w:r>
      <w:r w:rsidRPr="00BB241F">
        <w:t xml:space="preserve"> Extent and timing of floristic exchange between Australian and Asian rain forests. </w:t>
      </w:r>
      <w:r w:rsidRPr="00BB241F">
        <w:rPr>
          <w:i/>
        </w:rPr>
        <w:t>Journal of Biogeography</w:t>
      </w:r>
      <w:r w:rsidRPr="00BB241F">
        <w:rPr>
          <w:b/>
        </w:rPr>
        <w:t xml:space="preserve"> 38:</w:t>
      </w:r>
      <w:r w:rsidRPr="00BB241F">
        <w:t xml:space="preserve"> 1445-1455.</w:t>
      </w:r>
    </w:p>
    <w:p w14:paraId="6A57C17C" w14:textId="77777777" w:rsidR="00585C39" w:rsidRPr="00BB241F" w:rsidRDefault="00585C39" w:rsidP="00B10B84">
      <w:pPr>
        <w:pStyle w:val="EndNoteBibliography"/>
        <w:spacing w:line="360" w:lineRule="auto"/>
        <w:ind w:left="720" w:hanging="720"/>
      </w:pPr>
      <w:r w:rsidRPr="00BB241F">
        <w:rPr>
          <w:b/>
        </w:rPr>
        <w:t>Stamatakis A. 2014.</w:t>
      </w:r>
      <w:r w:rsidRPr="00BB241F">
        <w:t xml:space="preserve"> RAxML version 8: a tool for phylogenetic analysis and post-analysis of large phylogenies. </w:t>
      </w:r>
      <w:r w:rsidRPr="00BB241F">
        <w:rPr>
          <w:i/>
        </w:rPr>
        <w:t>Bioinformatics</w:t>
      </w:r>
      <w:r w:rsidRPr="00BB241F">
        <w:rPr>
          <w:b/>
        </w:rPr>
        <w:t xml:space="preserve"> 30:</w:t>
      </w:r>
      <w:r w:rsidRPr="00BB241F">
        <w:t xml:space="preserve"> 1312-1313.</w:t>
      </w:r>
    </w:p>
    <w:p w14:paraId="6B8744A3" w14:textId="77777777" w:rsidR="00585C39" w:rsidRPr="00BB241F" w:rsidRDefault="00585C39" w:rsidP="00B10B84">
      <w:pPr>
        <w:pStyle w:val="EndNoteBibliography"/>
        <w:spacing w:line="360" w:lineRule="auto"/>
        <w:ind w:left="720" w:hanging="720"/>
      </w:pPr>
      <w:r w:rsidRPr="00BB241F">
        <w:rPr>
          <w:b/>
        </w:rPr>
        <w:t>Swofford DL. 2002.</w:t>
      </w:r>
      <w:r w:rsidRPr="00BB241F">
        <w:t xml:space="preserve"> </w:t>
      </w:r>
      <w:r w:rsidRPr="00BB241F">
        <w:rPr>
          <w:i/>
        </w:rPr>
        <w:t>PAUP*. Phylogenetic Analysis Using Parsimony (*and Other Methods). Version 4</w:t>
      </w:r>
      <w:r w:rsidRPr="00BB241F">
        <w:t>. Sinauer Associates: Sunderland, Massachusetts.</w:t>
      </w:r>
    </w:p>
    <w:p w14:paraId="49105365" w14:textId="77777777" w:rsidR="00585C39" w:rsidRPr="00BB241F" w:rsidRDefault="00585C39" w:rsidP="00B10B84">
      <w:pPr>
        <w:pStyle w:val="EndNoteBibliography"/>
        <w:spacing w:line="360" w:lineRule="auto"/>
        <w:ind w:left="720" w:hanging="720"/>
      </w:pPr>
      <w:r w:rsidRPr="00BB241F">
        <w:rPr>
          <w:b/>
        </w:rPr>
        <w:t>Tallowin OJ, Meiri S, Donnellan SC, Richards SJ, Austin CC, Oliver PM. 2020.</w:t>
      </w:r>
      <w:r w:rsidRPr="00BB241F">
        <w:t xml:space="preserve"> The other side of the Sahulian coin: biogeography and evolution of Melanesian forest dragons (Agamidae). </w:t>
      </w:r>
      <w:r w:rsidRPr="00BB241F">
        <w:rPr>
          <w:i/>
        </w:rPr>
        <w:t>Biological Journal of the Linnean Society</w:t>
      </w:r>
      <w:r w:rsidRPr="00BB241F">
        <w:rPr>
          <w:b/>
        </w:rPr>
        <w:t xml:space="preserve"> 129:</w:t>
      </w:r>
      <w:r w:rsidRPr="00BB241F">
        <w:t xml:space="preserve"> 99-113.</w:t>
      </w:r>
    </w:p>
    <w:p w14:paraId="0C3B0232" w14:textId="77777777" w:rsidR="00585C39" w:rsidRPr="00BB241F" w:rsidRDefault="00585C39" w:rsidP="00B10B84">
      <w:pPr>
        <w:pStyle w:val="EndNoteBibliography"/>
        <w:spacing w:line="360" w:lineRule="auto"/>
        <w:ind w:left="720" w:hanging="720"/>
      </w:pPr>
      <w:r w:rsidRPr="00BB241F">
        <w:rPr>
          <w:b/>
        </w:rPr>
        <w:t>Title PO, Singhal S, Grundler MC, Costa GC, Pyron RA, Colston TJ, Grundler MR, Prates I, Stepanova N, Jones ME. 2024.</w:t>
      </w:r>
      <w:r w:rsidRPr="00BB241F">
        <w:t xml:space="preserve"> The macroevolutionary singularity of snakes. </w:t>
      </w:r>
      <w:r w:rsidRPr="00BB241F">
        <w:rPr>
          <w:i/>
        </w:rPr>
        <w:t>Science</w:t>
      </w:r>
      <w:r w:rsidRPr="00BB241F">
        <w:rPr>
          <w:b/>
        </w:rPr>
        <w:t xml:space="preserve"> 383:</w:t>
      </w:r>
      <w:r w:rsidRPr="00BB241F">
        <w:t xml:space="preserve"> 918-923.</w:t>
      </w:r>
    </w:p>
    <w:p w14:paraId="6100EF22" w14:textId="77777777" w:rsidR="00585C39" w:rsidRPr="00BB241F" w:rsidRDefault="00585C39" w:rsidP="00B10B84">
      <w:pPr>
        <w:pStyle w:val="EndNoteBibliography"/>
        <w:spacing w:line="360" w:lineRule="auto"/>
        <w:ind w:left="720" w:hanging="720"/>
      </w:pPr>
      <w:r w:rsidRPr="00BB241F">
        <w:rPr>
          <w:b/>
        </w:rPr>
        <w:t>Tonione MA, Fisher RN, Zhu C, Moritz C. 2016.</w:t>
      </w:r>
      <w:r w:rsidRPr="00BB241F">
        <w:t xml:space="preserve"> Deep divergence and structure in the Tropical Oceanic Pacific: A multilocus phylogeography of a widespread gekkonid lizard (Squamata: Gekkonidae: Gehyra oceanica). </w:t>
      </w:r>
      <w:r w:rsidRPr="00BB241F">
        <w:rPr>
          <w:i/>
        </w:rPr>
        <w:t>Journal of Biogeography</w:t>
      </w:r>
      <w:r w:rsidRPr="00BB241F">
        <w:rPr>
          <w:b/>
        </w:rPr>
        <w:t xml:space="preserve"> 43:</w:t>
      </w:r>
      <w:r w:rsidRPr="00BB241F">
        <w:t xml:space="preserve"> 268-278.</w:t>
      </w:r>
    </w:p>
    <w:p w14:paraId="4A11E82A" w14:textId="77777777" w:rsidR="00585C39" w:rsidRPr="00BB241F" w:rsidRDefault="00585C39" w:rsidP="00B10B84">
      <w:pPr>
        <w:pStyle w:val="EndNoteBibliography"/>
        <w:spacing w:line="360" w:lineRule="auto"/>
        <w:ind w:left="720" w:hanging="720"/>
      </w:pPr>
      <w:r w:rsidRPr="00BB241F">
        <w:rPr>
          <w:b/>
        </w:rPr>
        <w:lastRenderedPageBreak/>
        <w:t>Uetz P, Freed, P, Aguilar, R., Reyes, F., Kudera, J. &amp; Hošek, J. 2025.</w:t>
      </w:r>
      <w:r w:rsidRPr="00BB241F">
        <w:t xml:space="preserve"> The Reptile Database </w:t>
      </w:r>
    </w:p>
    <w:p w14:paraId="591BAF21" w14:textId="77777777" w:rsidR="00585C39" w:rsidRPr="00BB241F" w:rsidRDefault="00585C39" w:rsidP="00B10B84">
      <w:pPr>
        <w:pStyle w:val="EndNoteBibliography"/>
        <w:spacing w:line="360" w:lineRule="auto"/>
        <w:ind w:left="720" w:hanging="720"/>
      </w:pPr>
      <w:r w:rsidRPr="00BB241F">
        <w:rPr>
          <w:b/>
        </w:rPr>
        <w:t>Uyeda JC, Harmon LJ. 2014.</w:t>
      </w:r>
      <w:r w:rsidRPr="00BB241F">
        <w:t xml:space="preserve"> A novel Bayesian method for inferring and interpreting the dynamics of adaptive landscapes from phylogenetic comparative data. </w:t>
      </w:r>
      <w:r w:rsidRPr="00BB241F">
        <w:rPr>
          <w:i/>
        </w:rPr>
        <w:t>Systematic Biology</w:t>
      </w:r>
      <w:r w:rsidRPr="00BB241F">
        <w:rPr>
          <w:b/>
        </w:rPr>
        <w:t xml:space="preserve"> 63:</w:t>
      </w:r>
      <w:r w:rsidRPr="00BB241F">
        <w:t xml:space="preserve"> 902-918.</w:t>
      </w:r>
    </w:p>
    <w:p w14:paraId="10CDED7D" w14:textId="77777777" w:rsidR="00585C39" w:rsidRPr="00BB241F" w:rsidRDefault="00585C39" w:rsidP="00B10B84">
      <w:pPr>
        <w:pStyle w:val="EndNoteBibliography"/>
        <w:spacing w:line="360" w:lineRule="auto"/>
        <w:ind w:left="720" w:hanging="720"/>
      </w:pPr>
      <w:r w:rsidRPr="00BB241F">
        <w:rPr>
          <w:b/>
        </w:rPr>
        <w:t>Wallace AR. 1876.</w:t>
      </w:r>
      <w:r w:rsidRPr="00BB241F">
        <w:t xml:space="preserve"> </w:t>
      </w:r>
      <w:r w:rsidRPr="00BB241F">
        <w:rPr>
          <w:i/>
        </w:rPr>
        <w:t>The geographical distribution of animals</w:t>
      </w:r>
      <w:r w:rsidRPr="00BB241F">
        <w:t>.</w:t>
      </w:r>
    </w:p>
    <w:p w14:paraId="5FD61775" w14:textId="77777777" w:rsidR="00585C39" w:rsidRPr="00BB241F" w:rsidRDefault="00585C39" w:rsidP="00B10B84">
      <w:pPr>
        <w:pStyle w:val="EndNoteBibliography"/>
        <w:spacing w:line="360" w:lineRule="auto"/>
        <w:ind w:left="720" w:hanging="720"/>
      </w:pPr>
      <w:r w:rsidRPr="00BB241F">
        <w:rPr>
          <w:b/>
        </w:rPr>
        <w:t>Weisbecker V, Blomberg S, Goldizen AW, Brown M, Fisher D. 2015.</w:t>
      </w:r>
      <w:r w:rsidRPr="00BB241F">
        <w:t xml:space="preserve"> The evolution of relative brain size in marsupials is energetically constrained but not driven by behavioral complexity. </w:t>
      </w:r>
      <w:r w:rsidRPr="00BB241F">
        <w:rPr>
          <w:i/>
        </w:rPr>
        <w:t>Brain, behavior and evolution</w:t>
      </w:r>
      <w:r w:rsidRPr="00BB241F">
        <w:rPr>
          <w:b/>
        </w:rPr>
        <w:t xml:space="preserve"> 85:</w:t>
      </w:r>
      <w:r w:rsidRPr="00BB241F">
        <w:t xml:space="preserve"> 125-135.</w:t>
      </w:r>
    </w:p>
    <w:p w14:paraId="30B6EDBB" w14:textId="77777777" w:rsidR="00585C39" w:rsidRPr="00BB241F" w:rsidRDefault="00585C39" w:rsidP="00B10B84">
      <w:pPr>
        <w:pStyle w:val="EndNoteBibliography"/>
        <w:spacing w:line="360" w:lineRule="auto"/>
        <w:ind w:left="720" w:hanging="720"/>
      </w:pPr>
      <w:r w:rsidRPr="00BB241F">
        <w:rPr>
          <w:b/>
        </w:rPr>
        <w:t>Whittaker RJ, Fernández-Palacios JM, Matthews TJ, Borregaard MK, Triantis KA. 2017.</w:t>
      </w:r>
      <w:r w:rsidRPr="00BB241F">
        <w:t xml:space="preserve"> Island biogeography: taking the long view of nature’s laboratories. </w:t>
      </w:r>
      <w:r w:rsidRPr="00BB241F">
        <w:rPr>
          <w:i/>
        </w:rPr>
        <w:t>Science</w:t>
      </w:r>
      <w:r w:rsidRPr="00BB241F">
        <w:rPr>
          <w:b/>
        </w:rPr>
        <w:t xml:space="preserve"> 357:</w:t>
      </w:r>
      <w:r w:rsidRPr="00BB241F">
        <w:t xml:space="preserve"> eaam8326.</w:t>
      </w:r>
    </w:p>
    <w:p w14:paraId="5B098208" w14:textId="722C8353" w:rsidR="001163B0" w:rsidRPr="00BB241F" w:rsidRDefault="00A4120E" w:rsidP="00B10B84">
      <w:pPr>
        <w:spacing w:line="360" w:lineRule="auto"/>
        <w:rPr>
          <w:rFonts w:ascii="Cambria" w:hAnsi="Cambria"/>
        </w:rPr>
      </w:pPr>
      <w:r w:rsidRPr="00BB241F">
        <w:rPr>
          <w:rFonts w:ascii="Cambria" w:hAnsi="Cambria"/>
        </w:rPr>
        <w:fldChar w:fldCharType="end"/>
      </w:r>
    </w:p>
    <w:p w14:paraId="21B3D5B6" w14:textId="77777777" w:rsidR="00E03D97" w:rsidRPr="00BB241F" w:rsidRDefault="00E03D97" w:rsidP="00B10B84">
      <w:pPr>
        <w:spacing w:line="360" w:lineRule="auto"/>
        <w:rPr>
          <w:rFonts w:ascii="Cambria" w:hAnsi="Cambria"/>
        </w:rPr>
      </w:pPr>
    </w:p>
    <w:p w14:paraId="401D6C1C" w14:textId="77777777" w:rsidR="00E03D97" w:rsidRPr="00BB241F" w:rsidRDefault="00E03D97" w:rsidP="00B10B84">
      <w:pPr>
        <w:spacing w:line="360" w:lineRule="auto"/>
        <w:rPr>
          <w:rFonts w:ascii="Cambria" w:hAnsi="Cambria"/>
        </w:rPr>
      </w:pPr>
    </w:p>
    <w:p w14:paraId="28F3189D" w14:textId="77777777" w:rsidR="00585C39" w:rsidRPr="00BB241F" w:rsidRDefault="00585C39" w:rsidP="00B10B84">
      <w:pPr>
        <w:spacing w:line="360" w:lineRule="auto"/>
        <w:rPr>
          <w:rFonts w:ascii="Cambria" w:hAnsi="Cambria"/>
        </w:rPr>
      </w:pPr>
    </w:p>
    <w:p w14:paraId="39E943DF" w14:textId="77777777" w:rsidR="00585C39" w:rsidRPr="00BB241F" w:rsidRDefault="00585C39" w:rsidP="00B10B84">
      <w:pPr>
        <w:spacing w:line="360" w:lineRule="auto"/>
        <w:rPr>
          <w:rFonts w:ascii="Cambria" w:hAnsi="Cambria"/>
        </w:rPr>
      </w:pPr>
    </w:p>
    <w:p w14:paraId="78238908" w14:textId="77777777" w:rsidR="00585C39" w:rsidRPr="00BB241F" w:rsidRDefault="00585C39" w:rsidP="00B10B84">
      <w:pPr>
        <w:spacing w:line="360" w:lineRule="auto"/>
        <w:rPr>
          <w:rFonts w:ascii="Cambria" w:hAnsi="Cambria"/>
        </w:rPr>
      </w:pPr>
    </w:p>
    <w:p w14:paraId="0DD73B3D" w14:textId="77777777" w:rsidR="00585C39" w:rsidRPr="00BB241F" w:rsidRDefault="00585C39" w:rsidP="00B10B84">
      <w:pPr>
        <w:spacing w:line="360" w:lineRule="auto"/>
        <w:rPr>
          <w:rFonts w:ascii="Cambria" w:hAnsi="Cambria"/>
        </w:rPr>
      </w:pPr>
    </w:p>
    <w:p w14:paraId="14965401" w14:textId="77777777" w:rsidR="00585C39" w:rsidRPr="00BB241F" w:rsidRDefault="00585C39" w:rsidP="00B10B84">
      <w:pPr>
        <w:spacing w:line="360" w:lineRule="auto"/>
        <w:rPr>
          <w:rFonts w:ascii="Cambria" w:hAnsi="Cambria"/>
        </w:rPr>
      </w:pPr>
    </w:p>
    <w:p w14:paraId="0BB3DA11" w14:textId="77777777" w:rsidR="00585C39" w:rsidRPr="00BB241F" w:rsidRDefault="00585C39" w:rsidP="00B10B84">
      <w:pPr>
        <w:spacing w:line="360" w:lineRule="auto"/>
        <w:rPr>
          <w:rFonts w:ascii="Cambria" w:hAnsi="Cambria"/>
        </w:rPr>
      </w:pPr>
    </w:p>
    <w:p w14:paraId="23D6EDF1" w14:textId="77777777" w:rsidR="00585C39" w:rsidRPr="00BB241F" w:rsidRDefault="00585C39" w:rsidP="00B10B84">
      <w:pPr>
        <w:spacing w:line="360" w:lineRule="auto"/>
        <w:rPr>
          <w:rFonts w:ascii="Cambria" w:hAnsi="Cambria"/>
        </w:rPr>
      </w:pPr>
    </w:p>
    <w:p w14:paraId="10A65ED0" w14:textId="77777777" w:rsidR="00585C39" w:rsidRPr="00BB241F" w:rsidRDefault="00585C39" w:rsidP="00B10B84">
      <w:pPr>
        <w:spacing w:line="360" w:lineRule="auto"/>
        <w:rPr>
          <w:rFonts w:ascii="Cambria" w:hAnsi="Cambria"/>
        </w:rPr>
      </w:pPr>
    </w:p>
    <w:p w14:paraId="688C9C1C" w14:textId="77777777" w:rsidR="00585C39" w:rsidRPr="00BB241F" w:rsidRDefault="00585C39" w:rsidP="00B10B84">
      <w:pPr>
        <w:spacing w:line="360" w:lineRule="auto"/>
        <w:rPr>
          <w:rFonts w:ascii="Cambria" w:hAnsi="Cambria"/>
        </w:rPr>
      </w:pPr>
    </w:p>
    <w:p w14:paraId="5A297F0D" w14:textId="77777777" w:rsidR="00585C39" w:rsidRPr="00BB241F" w:rsidRDefault="00585C39" w:rsidP="00B10B84">
      <w:pPr>
        <w:spacing w:line="360" w:lineRule="auto"/>
        <w:rPr>
          <w:rFonts w:ascii="Cambria" w:hAnsi="Cambria"/>
        </w:rPr>
      </w:pPr>
    </w:p>
    <w:p w14:paraId="50BBDB86" w14:textId="77777777" w:rsidR="00B7517E" w:rsidRPr="00BB241F" w:rsidRDefault="00B7517E" w:rsidP="00B10B84">
      <w:pPr>
        <w:spacing w:line="360" w:lineRule="auto"/>
        <w:rPr>
          <w:rFonts w:ascii="Cambria" w:hAnsi="Cambria"/>
        </w:rPr>
      </w:pPr>
    </w:p>
    <w:p w14:paraId="34319465" w14:textId="77777777" w:rsidR="00B7517E" w:rsidRPr="00BB241F" w:rsidRDefault="00B7517E" w:rsidP="00B10B84">
      <w:pPr>
        <w:spacing w:line="360" w:lineRule="auto"/>
        <w:rPr>
          <w:rFonts w:ascii="Cambria" w:hAnsi="Cambria"/>
        </w:rPr>
      </w:pPr>
    </w:p>
    <w:p w14:paraId="16018B79" w14:textId="77777777" w:rsidR="00B7517E" w:rsidRPr="00BB241F" w:rsidRDefault="00B7517E" w:rsidP="00B10B84">
      <w:pPr>
        <w:spacing w:line="360" w:lineRule="auto"/>
        <w:rPr>
          <w:rFonts w:ascii="Cambria" w:hAnsi="Cambria"/>
        </w:rPr>
      </w:pPr>
    </w:p>
    <w:p w14:paraId="4686B073" w14:textId="77777777" w:rsidR="00B7517E" w:rsidRPr="00BB241F" w:rsidRDefault="00B7517E" w:rsidP="00B10B84">
      <w:pPr>
        <w:spacing w:line="360" w:lineRule="auto"/>
        <w:rPr>
          <w:rFonts w:ascii="Cambria" w:hAnsi="Cambria"/>
        </w:rPr>
      </w:pPr>
    </w:p>
    <w:p w14:paraId="3755C007" w14:textId="77777777" w:rsidR="00B7517E" w:rsidRPr="00BB241F" w:rsidRDefault="00B7517E" w:rsidP="00B10B84">
      <w:pPr>
        <w:spacing w:line="360" w:lineRule="auto"/>
        <w:rPr>
          <w:rFonts w:ascii="Cambria" w:hAnsi="Cambria"/>
        </w:rPr>
      </w:pPr>
    </w:p>
    <w:p w14:paraId="7BA7BF3A" w14:textId="77777777" w:rsidR="00B7517E" w:rsidRPr="00BB241F" w:rsidRDefault="00B7517E" w:rsidP="00B10B84">
      <w:pPr>
        <w:spacing w:line="360" w:lineRule="auto"/>
        <w:rPr>
          <w:rFonts w:ascii="Cambria" w:hAnsi="Cambria"/>
        </w:rPr>
      </w:pPr>
    </w:p>
    <w:p w14:paraId="43AAF8FC" w14:textId="77777777" w:rsidR="00B7517E" w:rsidRPr="00BB241F" w:rsidRDefault="00B7517E" w:rsidP="00B10B84">
      <w:pPr>
        <w:spacing w:line="360" w:lineRule="auto"/>
        <w:rPr>
          <w:rFonts w:ascii="Cambria" w:hAnsi="Cambria"/>
        </w:rPr>
      </w:pPr>
    </w:p>
    <w:p w14:paraId="4C962425" w14:textId="77777777" w:rsidR="00B7517E" w:rsidRPr="00BB241F" w:rsidRDefault="00B7517E" w:rsidP="00B10B84">
      <w:pPr>
        <w:spacing w:line="360" w:lineRule="auto"/>
        <w:rPr>
          <w:rFonts w:ascii="Cambria" w:hAnsi="Cambria"/>
        </w:rPr>
      </w:pPr>
    </w:p>
    <w:p w14:paraId="6FF6453B" w14:textId="77777777" w:rsidR="00B7517E" w:rsidRPr="00BB241F" w:rsidRDefault="00B7517E" w:rsidP="00B10B84">
      <w:pPr>
        <w:spacing w:line="360" w:lineRule="auto"/>
        <w:rPr>
          <w:rFonts w:ascii="Cambria" w:hAnsi="Cambria"/>
        </w:rPr>
      </w:pPr>
    </w:p>
    <w:p w14:paraId="4138D138" w14:textId="77777777" w:rsidR="00B7517E" w:rsidRPr="00BB241F" w:rsidRDefault="00B7517E" w:rsidP="00B10B84">
      <w:pPr>
        <w:spacing w:line="360" w:lineRule="auto"/>
        <w:rPr>
          <w:rFonts w:ascii="Cambria" w:hAnsi="Cambria"/>
        </w:rPr>
      </w:pPr>
    </w:p>
    <w:p w14:paraId="64853CD1" w14:textId="77777777" w:rsidR="00B7517E" w:rsidRPr="00BB241F" w:rsidRDefault="00B7517E" w:rsidP="00B10B84">
      <w:pPr>
        <w:spacing w:line="360" w:lineRule="auto"/>
        <w:rPr>
          <w:rFonts w:ascii="Cambria" w:hAnsi="Cambria"/>
        </w:rPr>
      </w:pPr>
    </w:p>
    <w:p w14:paraId="13117FAB" w14:textId="77777777" w:rsidR="00B7517E" w:rsidRPr="00BB241F" w:rsidRDefault="00B7517E" w:rsidP="00B10B84">
      <w:pPr>
        <w:spacing w:line="360" w:lineRule="auto"/>
        <w:rPr>
          <w:rFonts w:ascii="Cambria" w:hAnsi="Cambria"/>
        </w:rPr>
      </w:pPr>
    </w:p>
    <w:p w14:paraId="3063EB9B" w14:textId="597D8099" w:rsidR="00585C39" w:rsidRPr="00BB241F" w:rsidRDefault="00B7517E" w:rsidP="00B10B84">
      <w:pPr>
        <w:spacing w:line="360" w:lineRule="auto"/>
        <w:rPr>
          <w:rFonts w:ascii="Cambria" w:hAnsi="Cambria"/>
        </w:rPr>
      </w:pPr>
      <w:r w:rsidRPr="00BB241F">
        <w:rPr>
          <w:rFonts w:ascii="Cambria" w:hAnsi="Cambria"/>
        </w:rPr>
        <w:t>SUPPORTING INFORMATION</w:t>
      </w:r>
    </w:p>
    <w:p w14:paraId="405695CC" w14:textId="77777777" w:rsidR="00821ECE" w:rsidRPr="00BB241F" w:rsidRDefault="00821ECE" w:rsidP="00B10B84">
      <w:pPr>
        <w:spacing w:line="360" w:lineRule="auto"/>
        <w:rPr>
          <w:rFonts w:ascii="Cambria" w:hAnsi="Cambria"/>
        </w:rPr>
      </w:pPr>
    </w:p>
    <w:p w14:paraId="38396A49" w14:textId="0C86750C" w:rsidR="00B7517E" w:rsidRPr="00BB241F" w:rsidRDefault="00B7517E" w:rsidP="00B10B84">
      <w:pPr>
        <w:spacing w:line="360" w:lineRule="auto"/>
        <w:rPr>
          <w:rFonts w:ascii="Cambria" w:hAnsi="Cambria" w:cs="Times New Roman"/>
          <w:lang w:val="en-GB"/>
        </w:rPr>
      </w:pPr>
      <w:r w:rsidRPr="00BB241F">
        <w:rPr>
          <w:rFonts w:ascii="Cambria" w:hAnsi="Cambria" w:cs="Times New Roman"/>
          <w:lang w:val="en-GB"/>
        </w:rPr>
        <w:t>Additional supporting information may be found in the online version of this article on the publisher's website.</w:t>
      </w:r>
    </w:p>
    <w:p w14:paraId="7F71D66D" w14:textId="77777777" w:rsidR="00B7517E" w:rsidRPr="00BB241F" w:rsidRDefault="00B7517E" w:rsidP="00B10B84">
      <w:pPr>
        <w:spacing w:line="360" w:lineRule="auto"/>
        <w:rPr>
          <w:rFonts w:ascii="Cambria" w:hAnsi="Cambria" w:cs="Times New Roman"/>
          <w:lang w:val="en-GB"/>
        </w:rPr>
      </w:pPr>
    </w:p>
    <w:p w14:paraId="14D22667" w14:textId="392C7189" w:rsidR="00B7517E" w:rsidRPr="00BB241F" w:rsidRDefault="00B7517E" w:rsidP="00B10B84">
      <w:pPr>
        <w:spacing w:line="360" w:lineRule="auto"/>
        <w:rPr>
          <w:rFonts w:ascii="Cambria" w:hAnsi="Cambria" w:cs="Times New Roman"/>
          <w:lang w:val="en-GB"/>
        </w:rPr>
      </w:pPr>
      <w:r w:rsidRPr="00BB241F">
        <w:rPr>
          <w:rFonts w:ascii="Cambria" w:hAnsi="Cambria" w:cs="Times New Roman"/>
          <w:lang w:val="en-GB"/>
        </w:rPr>
        <w:t>Supplementary biogeographic methods and references.</w:t>
      </w:r>
    </w:p>
    <w:p w14:paraId="0CC1803B" w14:textId="77777777" w:rsidR="00B7517E" w:rsidRPr="00BB241F" w:rsidRDefault="00B7517E" w:rsidP="00B10B84">
      <w:pPr>
        <w:spacing w:line="360" w:lineRule="auto"/>
        <w:rPr>
          <w:rFonts w:ascii="Cambria" w:hAnsi="Cambria" w:cs="Times New Roman"/>
          <w:lang w:val="en-GB"/>
        </w:rPr>
      </w:pPr>
    </w:p>
    <w:p w14:paraId="4C419870" w14:textId="484793F3" w:rsidR="00B7517E" w:rsidRPr="00BB241F" w:rsidRDefault="00B7517E" w:rsidP="00B10B84">
      <w:pPr>
        <w:spacing w:line="360" w:lineRule="auto"/>
        <w:rPr>
          <w:rFonts w:ascii="Cambria" w:hAnsi="Cambria" w:cs="Times New Roman"/>
          <w:lang w:val="en-GB"/>
        </w:rPr>
      </w:pPr>
      <w:r w:rsidRPr="00BB241F">
        <w:rPr>
          <w:rFonts w:ascii="Cambria" w:hAnsi="Cambria"/>
          <w:b/>
          <w:bCs/>
        </w:rPr>
        <w:t>Table S1.</w:t>
      </w:r>
      <w:r w:rsidRPr="00BB241F">
        <w:rPr>
          <w:rFonts w:ascii="Cambria" w:hAnsi="Cambria"/>
        </w:rPr>
        <w:t xml:space="preserve"> Area state and maximum body size data for species and OTUs of </w:t>
      </w:r>
      <w:r w:rsidRPr="00BB241F">
        <w:rPr>
          <w:rFonts w:ascii="Cambria" w:hAnsi="Cambria"/>
          <w:i/>
          <w:iCs/>
        </w:rPr>
        <w:t>Gehyra</w:t>
      </w:r>
      <w:r w:rsidRPr="00BB241F">
        <w:rPr>
          <w:rFonts w:ascii="Cambria" w:hAnsi="Cambria"/>
        </w:rPr>
        <w:t xml:space="preserve"> included in analyses</w:t>
      </w:r>
      <w:r w:rsidR="00BB241F">
        <w:rPr>
          <w:rFonts w:ascii="Cambria" w:hAnsi="Cambria"/>
        </w:rPr>
        <w:t>.</w:t>
      </w:r>
    </w:p>
    <w:p w14:paraId="468B8C9F" w14:textId="5C4FA677" w:rsidR="00B7517E" w:rsidRPr="00BB241F" w:rsidRDefault="00B7517E" w:rsidP="00B10B84">
      <w:pPr>
        <w:spacing w:line="360" w:lineRule="auto"/>
        <w:rPr>
          <w:rFonts w:ascii="Cambria" w:hAnsi="Cambria"/>
          <w:b/>
          <w:bCs/>
        </w:rPr>
      </w:pPr>
      <w:r w:rsidRPr="00BB241F">
        <w:rPr>
          <w:rFonts w:ascii="Cambria" w:hAnsi="Cambria"/>
          <w:b/>
          <w:bCs/>
        </w:rPr>
        <w:t>Table S2.</w:t>
      </w:r>
      <w:r w:rsidRPr="00BB241F">
        <w:rPr>
          <w:rFonts w:ascii="Cambria" w:hAnsi="Cambria"/>
        </w:rPr>
        <w:t xml:space="preserve"> </w:t>
      </w:r>
      <w:r w:rsidRPr="00BB241F">
        <w:rPr>
          <w:rFonts w:ascii="Cambria" w:eastAsia="Times New Roman" w:hAnsi="Cambria" w:cs="Times New Roman"/>
          <w:color w:val="000000"/>
          <w:lang w:eastAsia="en-GB"/>
        </w:rPr>
        <w:t xml:space="preserve">Results of statistical model comparison of the </w:t>
      </w:r>
      <w:r w:rsidR="00BB241F">
        <w:rPr>
          <w:rFonts w:ascii="Cambria" w:eastAsia="Times New Roman" w:hAnsi="Cambria" w:cs="Times New Roman"/>
          <w:color w:val="000000"/>
          <w:lang w:eastAsia="en-GB"/>
        </w:rPr>
        <w:t>six</w:t>
      </w:r>
      <w:r w:rsidRPr="00BB241F">
        <w:rPr>
          <w:rFonts w:ascii="Cambria" w:eastAsia="Times New Roman" w:hAnsi="Cambria" w:cs="Times New Roman"/>
          <w:color w:val="000000"/>
          <w:lang w:eastAsia="en-GB"/>
        </w:rPr>
        <w:t xml:space="preserve"> standard BioGeoBEARS models. </w:t>
      </w:r>
    </w:p>
    <w:p w14:paraId="0B7CD504" w14:textId="44C37EC5" w:rsidR="00B7517E" w:rsidRPr="00BB241F" w:rsidRDefault="00B7517E" w:rsidP="00B10B84">
      <w:pPr>
        <w:spacing w:line="360" w:lineRule="auto"/>
        <w:rPr>
          <w:rFonts w:ascii="Cambria" w:hAnsi="Cambria"/>
        </w:rPr>
      </w:pPr>
      <w:r w:rsidRPr="00BB241F">
        <w:rPr>
          <w:rFonts w:ascii="Cambria" w:hAnsi="Cambria"/>
          <w:b/>
          <w:bCs/>
        </w:rPr>
        <w:t>Table S3</w:t>
      </w:r>
      <w:r w:rsidRPr="00BB241F">
        <w:rPr>
          <w:rFonts w:ascii="Cambria" w:hAnsi="Cambria"/>
        </w:rPr>
        <w:t>. Statistical model comparison of 12</w:t>
      </w:r>
      <w:r w:rsidR="00BB241F">
        <w:rPr>
          <w:rFonts w:ascii="Cambria" w:hAnsi="Cambria"/>
        </w:rPr>
        <w:t xml:space="preserve"> biogeographic</w:t>
      </w:r>
      <w:r w:rsidRPr="00BB241F">
        <w:rPr>
          <w:rFonts w:ascii="Cambria" w:hAnsi="Cambria"/>
        </w:rPr>
        <w:t xml:space="preserve"> models run in the Julia package </w:t>
      </w:r>
      <w:proofErr w:type="spellStart"/>
      <w:r w:rsidRPr="00BB241F">
        <w:rPr>
          <w:rFonts w:ascii="Cambria" w:hAnsi="Cambria"/>
        </w:rPr>
        <w:t>PhyBEARS.jl</w:t>
      </w:r>
      <w:proofErr w:type="spellEnd"/>
    </w:p>
    <w:p w14:paraId="085C0A38" w14:textId="3D4AFD9A" w:rsidR="00B7517E" w:rsidRPr="00BB241F" w:rsidRDefault="00B7517E" w:rsidP="00B10B84">
      <w:pPr>
        <w:spacing w:line="360" w:lineRule="auto"/>
        <w:rPr>
          <w:rFonts w:ascii="Cambria" w:hAnsi="Cambria"/>
        </w:rPr>
      </w:pPr>
      <w:r w:rsidRPr="00BB241F">
        <w:rPr>
          <w:rFonts w:ascii="Cambria" w:hAnsi="Cambria"/>
          <w:b/>
          <w:bCs/>
        </w:rPr>
        <w:t>Figure S1.</w:t>
      </w:r>
      <w:r w:rsidRPr="00BB241F">
        <w:rPr>
          <w:rFonts w:ascii="Cambria" w:hAnsi="Cambria"/>
        </w:rPr>
        <w:t xml:space="preserve"> Maximum Likelihood tree showing major species groups and summary of ND2 sampling for Melanesian </w:t>
      </w:r>
      <w:r w:rsidRPr="00BB241F">
        <w:rPr>
          <w:rFonts w:ascii="Cambria" w:hAnsi="Cambria"/>
          <w:i/>
          <w:iCs/>
        </w:rPr>
        <w:t xml:space="preserve">Gehyra. </w:t>
      </w:r>
    </w:p>
    <w:p w14:paraId="1D862159" w14:textId="59FF5754" w:rsidR="00B7517E" w:rsidRPr="00BB241F" w:rsidRDefault="00B7517E" w:rsidP="00B10B84">
      <w:pPr>
        <w:spacing w:line="360" w:lineRule="auto"/>
        <w:rPr>
          <w:rFonts w:ascii="Cambria" w:hAnsi="Cambria" w:cs="Times New Roman"/>
          <w:lang w:val="en-GB"/>
        </w:rPr>
      </w:pPr>
      <w:r w:rsidRPr="00BB241F">
        <w:rPr>
          <w:rFonts w:ascii="Cambria" w:hAnsi="Cambria"/>
          <w:b/>
          <w:bCs/>
        </w:rPr>
        <w:t>Figure S2.</w:t>
      </w:r>
      <w:r w:rsidRPr="00BB241F">
        <w:rPr>
          <w:rFonts w:ascii="Cambria" w:hAnsi="Cambria"/>
        </w:rPr>
        <w:t xml:space="preserve"> Maximum likelihood tree for </w:t>
      </w:r>
      <w:r w:rsidRPr="00BB241F">
        <w:rPr>
          <w:rFonts w:ascii="Cambria" w:hAnsi="Cambria"/>
          <w:i/>
          <w:iCs/>
        </w:rPr>
        <w:t>Gehyra</w:t>
      </w:r>
      <w:r w:rsidRPr="00BB241F">
        <w:rPr>
          <w:rFonts w:ascii="Cambria" w:hAnsi="Cambria"/>
        </w:rPr>
        <w:t xml:space="preserve"> estimated from </w:t>
      </w:r>
      <w:r w:rsidR="00BB241F">
        <w:rPr>
          <w:rFonts w:ascii="Cambria" w:hAnsi="Cambria"/>
        </w:rPr>
        <w:t xml:space="preserve">concatenated </w:t>
      </w:r>
      <w:r w:rsidRPr="00BB241F">
        <w:rPr>
          <w:rFonts w:ascii="Cambria" w:hAnsi="Cambria"/>
        </w:rPr>
        <w:t xml:space="preserve">100 nuclear loci </w:t>
      </w:r>
      <w:r w:rsidR="00BB241F">
        <w:rPr>
          <w:rFonts w:ascii="Cambria" w:hAnsi="Cambria"/>
        </w:rPr>
        <w:t xml:space="preserve">dataset </w:t>
      </w:r>
      <w:r w:rsidRPr="00BB241F">
        <w:rPr>
          <w:rFonts w:ascii="Cambria" w:hAnsi="Cambria"/>
        </w:rPr>
        <w:t xml:space="preserve">using </w:t>
      </w:r>
      <w:proofErr w:type="spellStart"/>
      <w:r w:rsidRPr="00BB241F">
        <w:rPr>
          <w:rFonts w:ascii="Cambria" w:hAnsi="Cambria"/>
        </w:rPr>
        <w:t>RAxML</w:t>
      </w:r>
      <w:proofErr w:type="spellEnd"/>
      <w:r w:rsidRPr="00BB241F">
        <w:rPr>
          <w:rFonts w:ascii="Cambria" w:hAnsi="Cambria"/>
        </w:rPr>
        <w:t>.</w:t>
      </w:r>
    </w:p>
    <w:p w14:paraId="0DC95D01" w14:textId="6E042735" w:rsidR="00B7517E" w:rsidRPr="00BB241F" w:rsidRDefault="00B7517E" w:rsidP="00B10B84">
      <w:pPr>
        <w:spacing w:line="360" w:lineRule="auto"/>
        <w:rPr>
          <w:rFonts w:ascii="Cambria" w:hAnsi="Cambria" w:cs="Times New Roman"/>
          <w:sz w:val="19"/>
          <w:szCs w:val="19"/>
          <w:lang w:val="en-GB"/>
        </w:rPr>
      </w:pPr>
      <w:r w:rsidRPr="00BB241F">
        <w:rPr>
          <w:rFonts w:ascii="Cambria" w:hAnsi="Cambria"/>
          <w:b/>
          <w:bCs/>
        </w:rPr>
        <w:t>Figure S3.</w:t>
      </w:r>
      <w:r w:rsidRPr="00BB241F">
        <w:rPr>
          <w:rFonts w:ascii="Cambria" w:hAnsi="Cambria"/>
        </w:rPr>
        <w:t xml:space="preserve"> Bayesian chronogram for </w:t>
      </w:r>
      <w:r w:rsidRPr="00BB241F">
        <w:rPr>
          <w:rFonts w:ascii="Cambria" w:hAnsi="Cambria"/>
          <w:i/>
          <w:iCs/>
        </w:rPr>
        <w:t>Gehyra</w:t>
      </w:r>
      <w:r w:rsidRPr="00BB241F">
        <w:rPr>
          <w:rFonts w:ascii="Cambria" w:hAnsi="Cambria"/>
        </w:rPr>
        <w:t xml:space="preserve"> estimated using</w:t>
      </w:r>
      <w:r w:rsidR="00BB241F" w:rsidRPr="009620E2">
        <w:rPr>
          <w:rFonts w:ascii="Cambria" w:hAnsi="Cambria"/>
        </w:rPr>
        <w:t xml:space="preserve"> BEAST</w:t>
      </w:r>
      <w:r w:rsidR="00BB241F">
        <w:rPr>
          <w:rFonts w:ascii="Cambria" w:hAnsi="Cambria"/>
        </w:rPr>
        <w:t xml:space="preserve"> and a concatenated</w:t>
      </w:r>
      <w:r w:rsidRPr="00BB241F">
        <w:rPr>
          <w:rFonts w:ascii="Cambria" w:hAnsi="Cambria"/>
        </w:rPr>
        <w:t xml:space="preserve"> 100 nuclear loci</w:t>
      </w:r>
      <w:r w:rsidR="00BB241F">
        <w:rPr>
          <w:rFonts w:ascii="Cambria" w:hAnsi="Cambria"/>
        </w:rPr>
        <w:t xml:space="preserve"> dataset</w:t>
      </w:r>
      <w:r w:rsidRPr="00BB241F">
        <w:rPr>
          <w:rFonts w:ascii="Cambria" w:hAnsi="Cambria"/>
        </w:rPr>
        <w:t>.</w:t>
      </w:r>
    </w:p>
    <w:p w14:paraId="78E973B0" w14:textId="0BCABB0A" w:rsidR="00B7517E" w:rsidRPr="00BB241F" w:rsidRDefault="00B7517E" w:rsidP="00B10B84">
      <w:pPr>
        <w:spacing w:line="360" w:lineRule="auto"/>
        <w:rPr>
          <w:rFonts w:ascii="Cambria" w:hAnsi="Cambria"/>
        </w:rPr>
      </w:pPr>
      <w:r w:rsidRPr="00BB241F">
        <w:rPr>
          <w:rFonts w:ascii="Cambria" w:hAnsi="Cambria"/>
          <w:b/>
          <w:bCs/>
        </w:rPr>
        <w:t>Figure S4.</w:t>
      </w:r>
      <w:r w:rsidRPr="00BB241F">
        <w:rPr>
          <w:rFonts w:ascii="Cambria" w:hAnsi="Cambria"/>
        </w:rPr>
        <w:t xml:space="preserve"> </w:t>
      </w:r>
      <w:proofErr w:type="spellStart"/>
      <w:r w:rsidRPr="00BB241F">
        <w:rPr>
          <w:rFonts w:ascii="Cambria" w:hAnsi="Cambria"/>
        </w:rPr>
        <w:t>StarBEAST</w:t>
      </w:r>
      <w:proofErr w:type="spellEnd"/>
      <w:r w:rsidRPr="00BB241F">
        <w:rPr>
          <w:rFonts w:ascii="Cambria" w:hAnsi="Cambria"/>
        </w:rPr>
        <w:t xml:space="preserve"> “divide and conquer” tree for </w:t>
      </w:r>
      <w:r w:rsidRPr="00BB241F">
        <w:rPr>
          <w:rFonts w:ascii="Cambria" w:hAnsi="Cambria"/>
          <w:i/>
          <w:iCs/>
        </w:rPr>
        <w:t>Gehyra</w:t>
      </w:r>
      <w:r w:rsidRPr="00BB241F">
        <w:rPr>
          <w:rFonts w:ascii="Cambria" w:hAnsi="Cambria"/>
        </w:rPr>
        <w:t xml:space="preserve"> estimated from 100 loci.</w:t>
      </w:r>
    </w:p>
    <w:p w14:paraId="6E856CDE" w14:textId="000ACE5D" w:rsidR="00B7517E" w:rsidRPr="00BB241F" w:rsidRDefault="00B7517E" w:rsidP="00B10B84">
      <w:pPr>
        <w:spacing w:line="360" w:lineRule="auto"/>
        <w:rPr>
          <w:rFonts w:ascii="Cambria" w:hAnsi="Cambria" w:cs="Times New Roman"/>
          <w:sz w:val="19"/>
          <w:szCs w:val="19"/>
          <w:lang w:val="en-GB"/>
        </w:rPr>
      </w:pPr>
      <w:r w:rsidRPr="00BB241F">
        <w:rPr>
          <w:rFonts w:ascii="Cambria" w:hAnsi="Cambria"/>
          <w:b/>
          <w:bCs/>
        </w:rPr>
        <w:t>Figure S5.</w:t>
      </w:r>
      <w:r w:rsidRPr="00BB241F">
        <w:rPr>
          <w:rFonts w:ascii="Cambria" w:hAnsi="Cambria"/>
        </w:rPr>
        <w:t xml:space="preserve"> Ancestral area estimations for </w:t>
      </w:r>
      <w:r w:rsidRPr="00BB241F">
        <w:rPr>
          <w:rFonts w:ascii="Cambria" w:hAnsi="Cambria"/>
          <w:i/>
          <w:iCs/>
        </w:rPr>
        <w:t>Gehyra</w:t>
      </w:r>
      <w:r w:rsidRPr="00BB241F">
        <w:rPr>
          <w:rFonts w:ascii="Cambria" w:hAnsi="Cambria"/>
        </w:rPr>
        <w:t xml:space="preserve"> based on model with highest AICc value in </w:t>
      </w:r>
      <w:proofErr w:type="spellStart"/>
      <w:r w:rsidRPr="00BB241F">
        <w:rPr>
          <w:rFonts w:ascii="Cambria" w:hAnsi="Cambria"/>
        </w:rPr>
        <w:t>PhyBears</w:t>
      </w:r>
      <w:proofErr w:type="spellEnd"/>
      <w:r w:rsidRPr="00BB241F">
        <w:rPr>
          <w:rFonts w:ascii="Cambria" w:hAnsi="Cambria"/>
        </w:rPr>
        <w:t xml:space="preserve"> (DEC+J+D=e=D).</w:t>
      </w:r>
    </w:p>
    <w:p w14:paraId="3C37ED18" w14:textId="30D0E2CC" w:rsidR="00B7517E" w:rsidRPr="00BB241F" w:rsidRDefault="00B7517E" w:rsidP="00B10B84">
      <w:pPr>
        <w:spacing w:line="360" w:lineRule="auto"/>
        <w:rPr>
          <w:rFonts w:ascii="Cambria" w:hAnsi="Cambria"/>
        </w:rPr>
      </w:pPr>
      <w:r w:rsidRPr="00BB241F">
        <w:rPr>
          <w:rFonts w:ascii="Cambria" w:hAnsi="Cambria"/>
          <w:b/>
          <w:bCs/>
        </w:rPr>
        <w:t>Figure S6.</w:t>
      </w:r>
      <w:r w:rsidRPr="00BB241F">
        <w:rPr>
          <w:rFonts w:ascii="Cambria" w:hAnsi="Cambria"/>
        </w:rPr>
        <w:t xml:space="preserve"> Ancestral area estimations for </w:t>
      </w:r>
      <w:r w:rsidRPr="00BB241F">
        <w:rPr>
          <w:rFonts w:ascii="Cambria" w:hAnsi="Cambria"/>
          <w:i/>
          <w:iCs/>
        </w:rPr>
        <w:t>Gehyra</w:t>
      </w:r>
      <w:r w:rsidRPr="00BB241F">
        <w:rPr>
          <w:rFonts w:ascii="Cambria" w:hAnsi="Cambria"/>
        </w:rPr>
        <w:t xml:space="preserve"> based on DEC+J+D+B=D model as implemented in </w:t>
      </w:r>
      <w:proofErr w:type="spellStart"/>
      <w:r w:rsidRPr="00BB241F">
        <w:rPr>
          <w:rFonts w:ascii="Cambria" w:hAnsi="Cambria"/>
        </w:rPr>
        <w:t>PhyBears</w:t>
      </w:r>
      <w:proofErr w:type="spellEnd"/>
      <w:r w:rsidRPr="00BB241F">
        <w:rPr>
          <w:rFonts w:ascii="Cambria" w:hAnsi="Cambria"/>
        </w:rPr>
        <w:t>.</w:t>
      </w:r>
    </w:p>
    <w:p w14:paraId="4038141D" w14:textId="09B0D81C" w:rsidR="00B7517E" w:rsidRPr="00BB241F" w:rsidRDefault="00B7517E" w:rsidP="00B10B84">
      <w:pPr>
        <w:spacing w:line="360" w:lineRule="auto"/>
        <w:rPr>
          <w:rFonts w:ascii="Cambria" w:hAnsi="Cambria"/>
        </w:rPr>
      </w:pPr>
      <w:r w:rsidRPr="00BB241F">
        <w:rPr>
          <w:rFonts w:ascii="Cambria" w:hAnsi="Cambria"/>
          <w:b/>
          <w:bCs/>
        </w:rPr>
        <w:t>Figure S7.</w:t>
      </w:r>
      <w:r w:rsidRPr="00BB241F">
        <w:rPr>
          <w:rFonts w:ascii="Cambria" w:hAnsi="Cambria"/>
        </w:rPr>
        <w:t xml:space="preserve"> Ancestral area estimations for </w:t>
      </w:r>
      <w:r w:rsidRPr="00BB241F">
        <w:rPr>
          <w:rFonts w:ascii="Cambria" w:hAnsi="Cambria"/>
          <w:i/>
          <w:iCs/>
        </w:rPr>
        <w:t>Gehyra</w:t>
      </w:r>
      <w:r w:rsidRPr="00BB241F">
        <w:rPr>
          <w:rFonts w:ascii="Cambria" w:hAnsi="Cambria"/>
        </w:rPr>
        <w:t xml:space="preserve"> based on DEC+J+B=D-e model as implemented in </w:t>
      </w:r>
      <w:proofErr w:type="spellStart"/>
      <w:r w:rsidRPr="00BB241F">
        <w:rPr>
          <w:rFonts w:ascii="Cambria" w:hAnsi="Cambria"/>
        </w:rPr>
        <w:t>PhyBears</w:t>
      </w:r>
      <w:proofErr w:type="spellEnd"/>
      <w:r w:rsidRPr="00BB241F">
        <w:rPr>
          <w:rFonts w:ascii="Cambria" w:hAnsi="Cambria"/>
        </w:rPr>
        <w:t>.</w:t>
      </w:r>
    </w:p>
    <w:p w14:paraId="132D8A74" w14:textId="76B1FC78" w:rsidR="00B7517E" w:rsidRPr="00BB241F" w:rsidRDefault="00B7517E" w:rsidP="00B10B84">
      <w:pPr>
        <w:spacing w:line="360" w:lineRule="auto"/>
        <w:rPr>
          <w:rFonts w:ascii="Cambria" w:hAnsi="Cambria"/>
        </w:rPr>
      </w:pPr>
      <w:r w:rsidRPr="00BB241F">
        <w:rPr>
          <w:rFonts w:ascii="Cambria" w:hAnsi="Cambria"/>
          <w:b/>
          <w:bCs/>
        </w:rPr>
        <w:lastRenderedPageBreak/>
        <w:t>Figure S</w:t>
      </w:r>
      <w:r w:rsidR="00BB241F">
        <w:rPr>
          <w:rFonts w:ascii="Cambria" w:hAnsi="Cambria"/>
          <w:b/>
          <w:bCs/>
        </w:rPr>
        <w:t>8</w:t>
      </w:r>
      <w:r w:rsidRPr="00BB241F">
        <w:rPr>
          <w:rFonts w:ascii="Cambria" w:hAnsi="Cambria"/>
          <w:b/>
          <w:bCs/>
        </w:rPr>
        <w:t>.</w:t>
      </w:r>
      <w:r w:rsidRPr="00BB241F">
        <w:rPr>
          <w:rFonts w:ascii="Cambria" w:hAnsi="Cambria"/>
        </w:rPr>
        <w:t xml:space="preserve"> Estimation of values for body-size optima (OU theta parameter) estimated using a relaxed Ornstein–Uhlenbeck (OU) model. </w:t>
      </w:r>
    </w:p>
    <w:p w14:paraId="111BC9E0" w14:textId="6F9345BF" w:rsidR="00821ECE" w:rsidRPr="00BB241F" w:rsidRDefault="006717F8" w:rsidP="00B10B84">
      <w:pPr>
        <w:spacing w:line="360" w:lineRule="auto"/>
        <w:rPr>
          <w:rFonts w:ascii="Cambria" w:hAnsi="Cambria"/>
        </w:rPr>
      </w:pPr>
      <w:r w:rsidRPr="00BB241F">
        <w:rPr>
          <w:rFonts w:ascii="Cambria" w:hAnsi="Cambria"/>
          <w:noProof/>
        </w:rPr>
        <w:drawing>
          <wp:inline distT="0" distB="0" distL="0" distR="0" wp14:anchorId="7FE7A1FA" wp14:editId="208CA00F">
            <wp:extent cx="5590021" cy="4192515"/>
            <wp:effectExtent l="0" t="0" r="0" b="0"/>
            <wp:docPr id="1108217553" name="Picture 1" descr="A map of different groups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17553" name="Picture 1" descr="A map of different groups of people&#10;&#10;AI-generated content may be incorrect."/>
                    <pic:cNvPicPr/>
                  </pic:nvPicPr>
                  <pic:blipFill>
                    <a:blip r:embed="rId14"/>
                    <a:stretch>
                      <a:fillRect/>
                    </a:stretch>
                  </pic:blipFill>
                  <pic:spPr>
                    <a:xfrm>
                      <a:off x="0" y="0"/>
                      <a:ext cx="5613404" cy="4210052"/>
                    </a:xfrm>
                    <a:prstGeom prst="rect">
                      <a:avLst/>
                    </a:prstGeom>
                  </pic:spPr>
                </pic:pic>
              </a:graphicData>
            </a:graphic>
          </wp:inline>
        </w:drawing>
      </w:r>
    </w:p>
    <w:p w14:paraId="721C45BA" w14:textId="77777777" w:rsidR="00821ECE" w:rsidRPr="00BB241F" w:rsidRDefault="00821ECE" w:rsidP="00B10B84">
      <w:pPr>
        <w:spacing w:line="360" w:lineRule="auto"/>
        <w:rPr>
          <w:rFonts w:ascii="Cambria" w:hAnsi="Cambria"/>
        </w:rPr>
      </w:pPr>
    </w:p>
    <w:p w14:paraId="41ABE8FB" w14:textId="22A9B19A" w:rsidR="00821ECE" w:rsidRPr="00BB241F" w:rsidRDefault="00821ECE" w:rsidP="00B10B84">
      <w:pPr>
        <w:spacing w:line="360" w:lineRule="auto"/>
        <w:rPr>
          <w:rFonts w:ascii="Cambria" w:hAnsi="Cambria"/>
        </w:rPr>
      </w:pPr>
      <w:r w:rsidRPr="00B10B84">
        <w:rPr>
          <w:rFonts w:ascii="Cambria" w:hAnsi="Cambria"/>
          <w:b/>
          <w:bCs/>
        </w:rPr>
        <w:t>Figure 1.</w:t>
      </w:r>
      <w:r w:rsidRPr="00BB241F">
        <w:rPr>
          <w:rFonts w:ascii="Cambria" w:hAnsi="Cambria"/>
        </w:rPr>
        <w:t xml:space="preserve"> </w:t>
      </w:r>
      <w:proofErr w:type="spellStart"/>
      <w:r w:rsidRPr="00BB241F">
        <w:rPr>
          <w:rFonts w:ascii="Cambria" w:hAnsi="Cambria"/>
        </w:rPr>
        <w:t>StarBEAST</w:t>
      </w:r>
      <w:proofErr w:type="spellEnd"/>
      <w:r w:rsidRPr="00BB241F">
        <w:rPr>
          <w:rFonts w:ascii="Cambria" w:hAnsi="Cambria"/>
        </w:rPr>
        <w:t xml:space="preserve"> topology for </w:t>
      </w:r>
      <w:r w:rsidRPr="00BB241F">
        <w:rPr>
          <w:rFonts w:ascii="Cambria" w:hAnsi="Cambria"/>
          <w:i/>
          <w:iCs/>
        </w:rPr>
        <w:t>Gehyra</w:t>
      </w:r>
      <w:r w:rsidRPr="00BB241F">
        <w:rPr>
          <w:rFonts w:ascii="Cambria" w:hAnsi="Cambria"/>
        </w:rPr>
        <w:t xml:space="preserve"> estimated using 100 loci</w:t>
      </w:r>
      <w:r w:rsidR="0095651D" w:rsidRPr="00BB241F">
        <w:rPr>
          <w:rFonts w:ascii="Cambria" w:hAnsi="Cambria"/>
        </w:rPr>
        <w:t>.</w:t>
      </w:r>
      <w:r w:rsidRPr="00BB241F">
        <w:rPr>
          <w:rFonts w:ascii="Cambria" w:hAnsi="Cambria"/>
        </w:rPr>
        <w:t xml:space="preserve"> </w:t>
      </w:r>
      <w:r w:rsidR="0095651D" w:rsidRPr="00BB241F">
        <w:rPr>
          <w:rFonts w:ascii="Cambria" w:hAnsi="Cambria"/>
        </w:rPr>
        <w:t>N</w:t>
      </w:r>
      <w:r w:rsidRPr="00BB241F">
        <w:rPr>
          <w:rFonts w:ascii="Cambria" w:hAnsi="Cambria"/>
        </w:rPr>
        <w:t xml:space="preserve">odes with </w:t>
      </w:r>
      <w:r w:rsidR="0095651D" w:rsidRPr="00BB241F">
        <w:rPr>
          <w:rFonts w:ascii="Cambria" w:hAnsi="Cambria"/>
        </w:rPr>
        <w:t xml:space="preserve">Bayesian </w:t>
      </w:r>
      <w:r w:rsidRPr="00BB241F">
        <w:rPr>
          <w:rFonts w:ascii="Cambria" w:hAnsi="Cambria"/>
        </w:rPr>
        <w:t>support value</w:t>
      </w:r>
      <w:r w:rsidR="0095651D" w:rsidRPr="00BB241F">
        <w:rPr>
          <w:rFonts w:ascii="Cambria" w:hAnsi="Cambria"/>
        </w:rPr>
        <w:t>s</w:t>
      </w:r>
      <w:r w:rsidRPr="00BB241F">
        <w:rPr>
          <w:rFonts w:ascii="Cambria" w:hAnsi="Cambria"/>
        </w:rPr>
        <w:t xml:space="preserve"> above 0.90 indicated. Maps on right show distribution of the main </w:t>
      </w:r>
      <w:r w:rsidRPr="00BB241F">
        <w:rPr>
          <w:rFonts w:ascii="Cambria" w:hAnsi="Cambria"/>
          <w:i/>
          <w:iCs/>
        </w:rPr>
        <w:t xml:space="preserve">Gehyra </w:t>
      </w:r>
      <w:r w:rsidRPr="00BB241F">
        <w:rPr>
          <w:rFonts w:ascii="Cambria" w:hAnsi="Cambria"/>
        </w:rPr>
        <w:t xml:space="preserve">groups that occur east of Wallace’s Line. The distribution of the </w:t>
      </w:r>
      <w:r w:rsidRPr="00BB241F">
        <w:rPr>
          <w:rFonts w:ascii="Cambria" w:hAnsi="Cambria"/>
          <w:i/>
          <w:iCs/>
        </w:rPr>
        <w:t xml:space="preserve">G. </w:t>
      </w:r>
      <w:proofErr w:type="spellStart"/>
      <w:r w:rsidRPr="00BB241F">
        <w:rPr>
          <w:rFonts w:ascii="Cambria" w:hAnsi="Cambria"/>
          <w:i/>
          <w:iCs/>
        </w:rPr>
        <w:t>mutilata</w:t>
      </w:r>
      <w:proofErr w:type="spellEnd"/>
      <w:r w:rsidRPr="00BB241F">
        <w:rPr>
          <w:rFonts w:ascii="Cambria" w:hAnsi="Cambria"/>
        </w:rPr>
        <w:t xml:space="preserve"> group (Asia through the Pacific region) is not shown because the extent of the natural versus introduced range of that very widespread species group is unclear.</w:t>
      </w:r>
    </w:p>
    <w:p w14:paraId="097C145A" w14:textId="77777777" w:rsidR="00821ECE" w:rsidRPr="00BB241F" w:rsidRDefault="00821ECE" w:rsidP="00B10B84">
      <w:pPr>
        <w:spacing w:line="360" w:lineRule="auto"/>
        <w:rPr>
          <w:rFonts w:ascii="Cambria" w:hAnsi="Cambria"/>
        </w:rPr>
      </w:pPr>
    </w:p>
    <w:p w14:paraId="69F2315C" w14:textId="77777777" w:rsidR="00821ECE" w:rsidRPr="00BB241F" w:rsidRDefault="00821ECE" w:rsidP="00B10B84">
      <w:pPr>
        <w:spacing w:line="360" w:lineRule="auto"/>
        <w:rPr>
          <w:rFonts w:ascii="Cambria" w:hAnsi="Cambria"/>
        </w:rPr>
      </w:pPr>
    </w:p>
    <w:p w14:paraId="221C35A8" w14:textId="77777777" w:rsidR="00821ECE" w:rsidRPr="00BB241F" w:rsidRDefault="00821ECE" w:rsidP="00B10B84">
      <w:pPr>
        <w:spacing w:line="360" w:lineRule="auto"/>
        <w:rPr>
          <w:rFonts w:ascii="Cambria" w:hAnsi="Cambria"/>
        </w:rPr>
      </w:pPr>
    </w:p>
    <w:p w14:paraId="20816D50" w14:textId="4AAEFDE7" w:rsidR="00E03D97" w:rsidRPr="00BB241F" w:rsidRDefault="006717F8" w:rsidP="00B10B84">
      <w:pPr>
        <w:spacing w:line="360" w:lineRule="auto"/>
        <w:rPr>
          <w:rFonts w:ascii="Cambria" w:hAnsi="Cambria"/>
        </w:rPr>
      </w:pPr>
      <w:r w:rsidRPr="00BB241F">
        <w:rPr>
          <w:rFonts w:ascii="Cambria" w:hAnsi="Cambria"/>
          <w:noProof/>
        </w:rPr>
        <w:lastRenderedPageBreak/>
        <w:drawing>
          <wp:inline distT="0" distB="0" distL="0" distR="0" wp14:anchorId="364F6A0D" wp14:editId="0E5615A8">
            <wp:extent cx="7024255" cy="5268191"/>
            <wp:effectExtent l="0" t="0" r="0" b="2540"/>
            <wp:docPr id="15954908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90821" name="Picture 1595490821"/>
                    <pic:cNvPicPr/>
                  </pic:nvPicPr>
                  <pic:blipFill>
                    <a:blip r:embed="rId15"/>
                    <a:stretch>
                      <a:fillRect/>
                    </a:stretch>
                  </pic:blipFill>
                  <pic:spPr>
                    <a:xfrm>
                      <a:off x="0" y="0"/>
                      <a:ext cx="7042226" cy="5281669"/>
                    </a:xfrm>
                    <a:prstGeom prst="rect">
                      <a:avLst/>
                    </a:prstGeom>
                  </pic:spPr>
                </pic:pic>
              </a:graphicData>
            </a:graphic>
          </wp:inline>
        </w:drawing>
      </w:r>
    </w:p>
    <w:p w14:paraId="50ACF667" w14:textId="37CE034D" w:rsidR="00821ECE" w:rsidRPr="00BB241F" w:rsidRDefault="00821ECE" w:rsidP="00B10B84">
      <w:pPr>
        <w:spacing w:line="360" w:lineRule="auto"/>
        <w:rPr>
          <w:rFonts w:ascii="Cambria" w:hAnsi="Cambria"/>
        </w:rPr>
      </w:pPr>
      <w:r w:rsidRPr="00BB241F">
        <w:rPr>
          <w:rFonts w:ascii="Cambria" w:hAnsi="Cambria"/>
          <w:b/>
          <w:bCs/>
        </w:rPr>
        <w:t>Figure 2.</w:t>
      </w:r>
      <w:r w:rsidRPr="00BB241F">
        <w:rPr>
          <w:rFonts w:ascii="Cambria" w:hAnsi="Cambria"/>
        </w:rPr>
        <w:t xml:space="preserve"> Biogeographic reconstructions for Australasian </w:t>
      </w:r>
      <w:r w:rsidRPr="00BB241F">
        <w:rPr>
          <w:rFonts w:ascii="Cambria" w:hAnsi="Cambria"/>
          <w:i/>
          <w:iCs/>
        </w:rPr>
        <w:t>Gehyra</w:t>
      </w:r>
      <w:r w:rsidRPr="00BB241F">
        <w:rPr>
          <w:rFonts w:ascii="Cambria" w:hAnsi="Cambria"/>
        </w:rPr>
        <w:t xml:space="preserve">. Phylogeny estimated using 100 loci in *BEAST with </w:t>
      </w:r>
      <w:r w:rsidR="00F1366E" w:rsidRPr="00BB241F">
        <w:rPr>
          <w:rFonts w:ascii="Cambria" w:hAnsi="Cambria"/>
        </w:rPr>
        <w:t xml:space="preserve">imputed positions for </w:t>
      </w:r>
      <w:r w:rsidR="00B70438" w:rsidRPr="00BB241F">
        <w:rPr>
          <w:rFonts w:ascii="Cambria" w:hAnsi="Cambria"/>
        </w:rPr>
        <w:t xml:space="preserve">four </w:t>
      </w:r>
      <w:r w:rsidRPr="00BB241F">
        <w:rPr>
          <w:rFonts w:ascii="Cambria" w:hAnsi="Cambria"/>
        </w:rPr>
        <w:t xml:space="preserve">taxa for which genetic data </w:t>
      </w:r>
      <w:r w:rsidR="00FE008F" w:rsidRPr="00BB241F">
        <w:rPr>
          <w:rFonts w:ascii="Cambria" w:hAnsi="Cambria"/>
        </w:rPr>
        <w:t xml:space="preserve">were </w:t>
      </w:r>
      <w:r w:rsidRPr="00BB241F">
        <w:rPr>
          <w:rFonts w:ascii="Cambria" w:hAnsi="Cambria"/>
        </w:rPr>
        <w:t xml:space="preserve">missing. Ancestral states estimated on </w:t>
      </w:r>
      <w:r w:rsidR="00FE008F" w:rsidRPr="00BB241F">
        <w:rPr>
          <w:rFonts w:ascii="Cambria" w:hAnsi="Cambria"/>
        </w:rPr>
        <w:t xml:space="preserve">a </w:t>
      </w:r>
      <w:r w:rsidRPr="00BB241F">
        <w:rPr>
          <w:rFonts w:ascii="Cambria" w:hAnsi="Cambria"/>
        </w:rPr>
        <w:t xml:space="preserve">fixed topology using BEAST. Values on branches indicate </w:t>
      </w:r>
      <w:r w:rsidR="00FE008F" w:rsidRPr="00BB241F">
        <w:rPr>
          <w:rFonts w:ascii="Cambria" w:hAnsi="Cambria"/>
        </w:rPr>
        <w:t xml:space="preserve">the </w:t>
      </w:r>
      <w:r w:rsidRPr="00BB241F">
        <w:rPr>
          <w:rFonts w:ascii="Cambria" w:hAnsi="Cambria"/>
        </w:rPr>
        <w:t xml:space="preserve">probability of </w:t>
      </w:r>
      <w:r w:rsidR="00FE008F" w:rsidRPr="00BB241F">
        <w:rPr>
          <w:rFonts w:ascii="Cambria" w:hAnsi="Cambria"/>
        </w:rPr>
        <w:t xml:space="preserve">the </w:t>
      </w:r>
      <w:r w:rsidRPr="00BB241F">
        <w:rPr>
          <w:rFonts w:ascii="Cambria" w:hAnsi="Cambria"/>
        </w:rPr>
        <w:t>most frequent geographic state (not shown for tip branches or unequivocally Australian sub</w:t>
      </w:r>
      <w:r w:rsidR="00FE008F" w:rsidRPr="00BB241F">
        <w:rPr>
          <w:rFonts w:ascii="Cambria" w:hAnsi="Cambria"/>
        </w:rPr>
        <w:t>-</w:t>
      </w:r>
      <w:r w:rsidRPr="00BB241F">
        <w:rPr>
          <w:rFonts w:ascii="Cambria" w:hAnsi="Cambria"/>
        </w:rPr>
        <w:t xml:space="preserve">radiations). The ancestral area for the entire radiation is ambiguous. Despite the </w:t>
      </w:r>
      <w:proofErr w:type="gramStart"/>
      <w:r w:rsidRPr="00BB241F">
        <w:rPr>
          <w:rFonts w:ascii="Cambria" w:hAnsi="Cambria"/>
        </w:rPr>
        <w:t>close proximity</w:t>
      </w:r>
      <w:proofErr w:type="gramEnd"/>
      <w:r w:rsidRPr="00BB241F">
        <w:rPr>
          <w:rFonts w:ascii="Cambria" w:hAnsi="Cambria"/>
        </w:rPr>
        <w:t xml:space="preserve"> of Australia and islands to the north, few </w:t>
      </w:r>
      <w:r w:rsidR="00F1366E" w:rsidRPr="00BB241F">
        <w:rPr>
          <w:rFonts w:ascii="Cambria" w:hAnsi="Cambria"/>
        </w:rPr>
        <w:t xml:space="preserve">shifts into or out of Australia </w:t>
      </w:r>
      <w:r w:rsidRPr="00BB241F">
        <w:rPr>
          <w:rFonts w:ascii="Cambria" w:hAnsi="Cambria"/>
        </w:rPr>
        <w:t>are inferred. In contrast</w:t>
      </w:r>
      <w:r w:rsidR="00FE008F" w:rsidRPr="00BB241F">
        <w:rPr>
          <w:rFonts w:ascii="Cambria" w:hAnsi="Cambria"/>
        </w:rPr>
        <w:t>,</w:t>
      </w:r>
      <w:r w:rsidRPr="00BB241F">
        <w:rPr>
          <w:rFonts w:ascii="Cambria" w:hAnsi="Cambria"/>
        </w:rPr>
        <w:t xml:space="preserve"> multiple transmarine dispersals across Wallacea, Melanesia</w:t>
      </w:r>
      <w:r w:rsidR="00FE008F" w:rsidRPr="00BB241F">
        <w:rPr>
          <w:rFonts w:ascii="Cambria" w:hAnsi="Cambria"/>
        </w:rPr>
        <w:t>,</w:t>
      </w:r>
      <w:r w:rsidRPr="00BB241F">
        <w:rPr>
          <w:rFonts w:ascii="Cambria" w:hAnsi="Cambria"/>
        </w:rPr>
        <w:t xml:space="preserve"> and the Pacific are inferred. </w:t>
      </w:r>
    </w:p>
    <w:p w14:paraId="198B328A" w14:textId="77777777" w:rsidR="00E03D97" w:rsidRPr="00BB241F" w:rsidRDefault="00E03D97" w:rsidP="00B10B84">
      <w:pPr>
        <w:spacing w:line="360" w:lineRule="auto"/>
        <w:rPr>
          <w:rFonts w:ascii="Cambria" w:hAnsi="Cambria"/>
        </w:rPr>
      </w:pPr>
    </w:p>
    <w:p w14:paraId="1174B33A" w14:textId="1C1B6EE9" w:rsidR="00E03D97" w:rsidRPr="00BB241F" w:rsidRDefault="006717F8" w:rsidP="00B10B84">
      <w:pPr>
        <w:spacing w:line="360" w:lineRule="auto"/>
        <w:rPr>
          <w:rFonts w:ascii="Cambria" w:hAnsi="Cambria"/>
        </w:rPr>
      </w:pPr>
      <w:r w:rsidRPr="00BB241F">
        <w:rPr>
          <w:rFonts w:ascii="Cambria" w:hAnsi="Cambria"/>
          <w:noProof/>
        </w:rPr>
        <w:lastRenderedPageBreak/>
        <w:drawing>
          <wp:inline distT="0" distB="0" distL="0" distR="0" wp14:anchorId="637A90D2" wp14:editId="5A6E4635">
            <wp:extent cx="5985164" cy="4488873"/>
            <wp:effectExtent l="0" t="0" r="0" b="0"/>
            <wp:docPr id="16843447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44783" name="Picture 1684344783"/>
                    <pic:cNvPicPr/>
                  </pic:nvPicPr>
                  <pic:blipFill>
                    <a:blip r:embed="rId16"/>
                    <a:stretch>
                      <a:fillRect/>
                    </a:stretch>
                  </pic:blipFill>
                  <pic:spPr>
                    <a:xfrm>
                      <a:off x="0" y="0"/>
                      <a:ext cx="5997455" cy="4498091"/>
                    </a:xfrm>
                    <a:prstGeom prst="rect">
                      <a:avLst/>
                    </a:prstGeom>
                  </pic:spPr>
                </pic:pic>
              </a:graphicData>
            </a:graphic>
          </wp:inline>
        </w:drawing>
      </w:r>
    </w:p>
    <w:p w14:paraId="2CC33B48" w14:textId="77777777" w:rsidR="00E03D97" w:rsidRPr="00BB241F" w:rsidRDefault="00E03D97" w:rsidP="00B10B84">
      <w:pPr>
        <w:spacing w:line="360" w:lineRule="auto"/>
        <w:rPr>
          <w:rFonts w:ascii="Cambria" w:hAnsi="Cambria"/>
        </w:rPr>
      </w:pPr>
    </w:p>
    <w:p w14:paraId="02D5A4E4" w14:textId="0A0D11EC" w:rsidR="00E03D97" w:rsidRPr="00BB241F" w:rsidRDefault="00E03D97" w:rsidP="00B10B84">
      <w:pPr>
        <w:spacing w:line="360" w:lineRule="auto"/>
        <w:rPr>
          <w:rFonts w:ascii="Cambria" w:hAnsi="Cambria"/>
        </w:rPr>
      </w:pPr>
      <w:r w:rsidRPr="00BB241F">
        <w:rPr>
          <w:rFonts w:ascii="Cambria" w:hAnsi="Cambria"/>
          <w:b/>
          <w:bCs/>
        </w:rPr>
        <w:t>Figure 3.</w:t>
      </w:r>
      <w:r w:rsidRPr="00BB241F">
        <w:rPr>
          <w:rFonts w:ascii="Cambria" w:hAnsi="Cambria"/>
        </w:rPr>
        <w:t xml:space="preserve"> Summary data on body-size evolution in </w:t>
      </w:r>
      <w:r w:rsidRPr="00BB241F">
        <w:rPr>
          <w:rFonts w:ascii="Cambria" w:hAnsi="Cambria"/>
          <w:i/>
          <w:iCs/>
        </w:rPr>
        <w:t>Gehyra</w:t>
      </w:r>
      <w:r w:rsidRPr="00BB241F">
        <w:rPr>
          <w:rFonts w:ascii="Cambria" w:hAnsi="Cambria"/>
        </w:rPr>
        <w:t xml:space="preserve">. A) </w:t>
      </w:r>
      <w:r w:rsidR="0095651D" w:rsidRPr="00BB241F">
        <w:rPr>
          <w:rFonts w:ascii="Cambria" w:hAnsi="Cambria"/>
        </w:rPr>
        <w:t>E</w:t>
      </w:r>
      <w:r w:rsidRPr="00BB241F">
        <w:rPr>
          <w:rFonts w:ascii="Cambria" w:hAnsi="Cambria"/>
        </w:rPr>
        <w:t xml:space="preserve">volution of body size along a time-calibrated phylogeny for all species and divergent OTUs for which we were able to obtain maximum body-size data. Smallest sizes are in red while largest sizes are in blue. B) Boxplots showing median and ranges of maximum snout-to-vent length in Asia, Australia, and insular regions. Images of exemplar </w:t>
      </w:r>
      <w:r w:rsidRPr="00BB241F">
        <w:rPr>
          <w:rFonts w:ascii="Cambria" w:hAnsi="Cambria"/>
          <w:i/>
          <w:iCs/>
        </w:rPr>
        <w:t>Gehyra</w:t>
      </w:r>
      <w:r w:rsidRPr="00BB241F">
        <w:rPr>
          <w:rFonts w:ascii="Cambria" w:hAnsi="Cambria"/>
        </w:rPr>
        <w:t xml:space="preserve"> showing size variation courtesy of Scott </w:t>
      </w:r>
      <w:proofErr w:type="spellStart"/>
      <w:r w:rsidRPr="00BB241F">
        <w:rPr>
          <w:rFonts w:ascii="Cambria" w:hAnsi="Cambria"/>
        </w:rPr>
        <w:t>Maccor</w:t>
      </w:r>
      <w:proofErr w:type="spellEnd"/>
      <w:r w:rsidR="0095651D" w:rsidRPr="00BB241F">
        <w:rPr>
          <w:rFonts w:ascii="Cambria" w:hAnsi="Cambria"/>
        </w:rPr>
        <w:t>, Glenn Shea</w:t>
      </w:r>
      <w:r w:rsidR="00FE008F" w:rsidRPr="00BB241F">
        <w:rPr>
          <w:rFonts w:ascii="Cambria" w:hAnsi="Cambria"/>
        </w:rPr>
        <w:t>,</w:t>
      </w:r>
      <w:r w:rsidR="0095651D" w:rsidRPr="00BB241F">
        <w:rPr>
          <w:rFonts w:ascii="Cambria" w:hAnsi="Cambria"/>
        </w:rPr>
        <w:t xml:space="preserve"> and Stephen Richards</w:t>
      </w:r>
      <w:r w:rsidRPr="00BB241F">
        <w:rPr>
          <w:rFonts w:ascii="Cambria" w:hAnsi="Cambria"/>
        </w:rPr>
        <w:t xml:space="preserve">. </w:t>
      </w:r>
    </w:p>
    <w:p w14:paraId="5C365DAB" w14:textId="3C014360" w:rsidR="00E03D97" w:rsidRPr="00BB241F" w:rsidRDefault="00E03D97">
      <w:pPr>
        <w:spacing w:line="360" w:lineRule="auto"/>
        <w:rPr>
          <w:rFonts w:ascii="Cambria" w:hAnsi="Cambria"/>
        </w:rPr>
        <w:pPrChange w:id="25" w:author="Paul Oliver" w:date="2025-09-01T14:44:00Z" w16du:dateUtc="2025-09-01T04:44:00Z">
          <w:pPr/>
        </w:pPrChange>
      </w:pPr>
    </w:p>
    <w:sectPr w:rsidR="00E03D97" w:rsidRPr="00BB241F" w:rsidSect="00B10B84">
      <w:headerReference w:type="even" r:id="rId17"/>
      <w:headerReference w:type="default" r:id="rId18"/>
      <w:pgSz w:w="11900" w:h="16840"/>
      <w:pgMar w:top="1440" w:right="1797" w:bottom="1440" w:left="1797" w:header="709" w:footer="709"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 w:author="Nicholas Matzke" w:date="2025-09-06T12:11:00Z" w:initials="NM">
    <w:p w14:paraId="5F6450CD" w14:textId="77777777" w:rsidR="00B46F15" w:rsidRDefault="00B46F15" w:rsidP="00B46F15">
      <w:r>
        <w:rPr>
          <w:rStyle w:val="CommentReference"/>
        </w:rPr>
        <w:annotationRef/>
      </w:r>
      <w:r>
        <w:t xml:space="preserve">Letsch et al. 2023 </w:t>
      </w:r>
    </w:p>
  </w:comment>
  <w:comment w:id="7" w:author="Paul Oliver" w:date="2025-08-15T09:51:00Z" w:initials="PO">
    <w:p w14:paraId="249E75E6" w14:textId="410C4E22" w:rsidR="00BA7BCA" w:rsidRDefault="00BA7BCA" w:rsidP="00BA7BCA">
      <w:r>
        <w:rPr>
          <w:rStyle w:val="CommentReference"/>
        </w:rPr>
        <w:annotationRef/>
      </w:r>
      <w:r>
        <w:t>ideally should probably add more details on this either here or in supp - ie chain length and sampling frequency</w:t>
      </w:r>
    </w:p>
  </w:comment>
  <w:comment w:id="8" w:author="Becky Laver" w:date="2025-08-23T16:45:00Z" w:initials="BL">
    <w:p w14:paraId="6B6D532B" w14:textId="77777777" w:rsidR="00122DF9" w:rsidRDefault="00122DF9" w:rsidP="00122DF9">
      <w:pPr>
        <w:pStyle w:val="CommentText"/>
      </w:pPr>
      <w:r>
        <w:rPr>
          <w:rStyle w:val="CommentReference"/>
        </w:rPr>
        <w:annotationRef/>
      </w:r>
      <w:r>
        <w:rPr>
          <w:color w:val="000000"/>
        </w:rPr>
        <w:t xml:space="preserve">RAxML ran on the CIPRES Science Gateway 3.1 for online phylogenetic analysis (Miller </w:t>
      </w:r>
      <w:r>
        <w:rPr>
          <w:i/>
          <w:iCs/>
          <w:color w:val="000000"/>
        </w:rPr>
        <w:t xml:space="preserve">et al. </w:t>
      </w:r>
      <w:r>
        <w:rPr>
          <w:color w:val="000000"/>
        </w:rPr>
        <w:t xml:space="preserve">2010), using default CIPRES RAxML settings and including the GTR-CAT model (Stamatakis </w:t>
      </w:r>
      <w:r>
        <w:rPr>
          <w:i/>
          <w:iCs/>
          <w:color w:val="000000"/>
        </w:rPr>
        <w:t xml:space="preserve">et al. </w:t>
      </w:r>
      <w:r>
        <w:rPr>
          <w:color w:val="000000"/>
        </w:rPr>
        <w:t xml:space="preserve">2008), also ceasing bootstrapping once MRE-bootstrapping criteria were reached. </w:t>
      </w:r>
    </w:p>
    <w:p w14:paraId="5C1C9560" w14:textId="77777777" w:rsidR="00122DF9" w:rsidRDefault="00122DF9" w:rsidP="00122DF9">
      <w:pPr>
        <w:pStyle w:val="CommentText"/>
      </w:pPr>
    </w:p>
    <w:p w14:paraId="07460C30" w14:textId="77777777" w:rsidR="00122DF9" w:rsidRDefault="00122DF9" w:rsidP="00122DF9">
      <w:pPr>
        <w:pStyle w:val="CommentText"/>
      </w:pPr>
      <w:r>
        <w:rPr>
          <w:color w:val="000000"/>
        </w:rPr>
        <w:t xml:space="preserve">Bayesian - ran Bayesian analyses with four independent Markov Chain Monte Carlo (MCMC) chains for 4 x 10 million generations, sampling every 1000. Convergence and log-likelihood stability I assessed using TRACER v1.6 (Rambaut </w:t>
      </w:r>
      <w:r>
        <w:rPr>
          <w:i/>
          <w:iCs/>
          <w:color w:val="000000"/>
        </w:rPr>
        <w:t xml:space="preserve">et al. </w:t>
      </w:r>
      <w:r>
        <w:rPr>
          <w:color w:val="000000"/>
        </w:rPr>
        <w:t xml:space="preserve">2014) and ARE WE THERE YET (AWTY; Wilgenbusch </w:t>
      </w:r>
      <w:r>
        <w:rPr>
          <w:i/>
          <w:iCs/>
          <w:color w:val="000000"/>
        </w:rPr>
        <w:t xml:space="preserve">et al. </w:t>
      </w:r>
      <w:r>
        <w:rPr>
          <w:color w:val="000000"/>
        </w:rPr>
        <w:t xml:space="preserve">2004), also ensuring effective sample sizes were adequate (&gt;100) for all parameters. The first 20% of samples I then discarded as burn-in, and constructed Maximum Clade Credibility (MCC) trees using TREEANNOTATOR v2.3.1 (Rambaut &amp; Drummond 2002–2015). </w:t>
      </w:r>
    </w:p>
  </w:comment>
  <w:comment w:id="9" w:author="Becky Laver" w:date="2025-08-23T16:46:00Z" w:initials="BL">
    <w:p w14:paraId="646C1BC6" w14:textId="77777777" w:rsidR="00122DF9" w:rsidRDefault="00122DF9" w:rsidP="00122DF9">
      <w:pPr>
        <w:pStyle w:val="CommentText"/>
      </w:pPr>
      <w:r>
        <w:rPr>
          <w:rStyle w:val="CommentReference"/>
        </w:rPr>
        <w:annotationRef/>
      </w:r>
      <w:r>
        <w:t>Fairly certain once I had methods that typically worked for these types of analyses in CIPRES I didn’t tend to mess with the settings much for these types of basic analyses.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F6450CD" w15:done="0"/>
  <w15:commentEx w15:paraId="249E75E6" w15:done="0"/>
  <w15:commentEx w15:paraId="07460C30" w15:paraIdParent="249E75E6" w15:done="0"/>
  <w15:commentEx w15:paraId="646C1BC6" w15:paraIdParent="249E75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D591066" w16cex:dateUtc="2025-09-06T00:11:00Z"/>
  <w16cex:commentExtensible w16cex:durableId="4E736F95" w16cex:dateUtc="2025-08-14T23:51:00Z"/>
  <w16cex:commentExtensible w16cex:durableId="41ECD037" w16cex:dateUtc="2025-08-23T06:45:00Z"/>
  <w16cex:commentExtensible w16cex:durableId="5015F686" w16cex:dateUtc="2025-08-23T06: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F6450CD" w16cid:durableId="5D591066"/>
  <w16cid:commentId w16cid:paraId="249E75E6" w16cid:durableId="4E736F95"/>
  <w16cid:commentId w16cid:paraId="07460C30" w16cid:durableId="41ECD037"/>
  <w16cid:commentId w16cid:paraId="646C1BC6" w16cid:durableId="5015F6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C1B864" w14:textId="77777777" w:rsidR="00EA765C" w:rsidRDefault="00EA765C" w:rsidP="00C21A25">
      <w:r>
        <w:separator/>
      </w:r>
    </w:p>
  </w:endnote>
  <w:endnote w:type="continuationSeparator" w:id="0">
    <w:p w14:paraId="719CC2F9" w14:textId="77777777" w:rsidR="00EA765C" w:rsidRDefault="00EA765C" w:rsidP="00C21A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Times New Roman (Body CS)">
    <w:altName w:val="Times New Roman"/>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9A28EB" w14:textId="77777777" w:rsidR="00EA765C" w:rsidRDefault="00EA765C" w:rsidP="00C21A25">
      <w:r>
        <w:separator/>
      </w:r>
    </w:p>
  </w:footnote>
  <w:footnote w:type="continuationSeparator" w:id="0">
    <w:p w14:paraId="0F39FDF7" w14:textId="77777777" w:rsidR="00EA765C" w:rsidRDefault="00EA765C" w:rsidP="00C21A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500153350"/>
      <w:docPartObj>
        <w:docPartGallery w:val="Page Numbers (Top of Page)"/>
        <w:docPartUnique/>
      </w:docPartObj>
    </w:sdtPr>
    <w:sdtContent>
      <w:p w14:paraId="6B2FD5E0" w14:textId="46ED3A53" w:rsidR="00170CA3" w:rsidRDefault="00170CA3" w:rsidP="00AD6F1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456913F7" w14:textId="77777777" w:rsidR="00170CA3" w:rsidRDefault="00170CA3">
    <w:pPr>
      <w:pStyle w:val="Header"/>
      <w:ind w:right="360"/>
      <w:pPrChange w:id="26" w:author="Paul Oliver" w:date="2025-05-22T16:32:00Z">
        <w:pPr>
          <w:pStyle w:val="Header"/>
        </w:pPr>
      </w:pPrChang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11222114"/>
      <w:docPartObj>
        <w:docPartGallery w:val="Page Numbers (Top of Page)"/>
        <w:docPartUnique/>
      </w:docPartObj>
    </w:sdtPr>
    <w:sdtContent>
      <w:p w14:paraId="29CE2999" w14:textId="10A8C889" w:rsidR="00170CA3" w:rsidRDefault="00170CA3" w:rsidP="00AD6F1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A2DB13A" w14:textId="46286182" w:rsidR="00C21A25" w:rsidRDefault="00C21A25" w:rsidP="00CE4AFA">
    <w:pPr>
      <w:pStyle w:val="Header"/>
      <w:ind w:right="360"/>
      <w:jc w:val="right"/>
    </w:pPr>
  </w:p>
  <w:p w14:paraId="20183904" w14:textId="77777777" w:rsidR="00C21A25" w:rsidRDefault="00C21A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8D7FD3"/>
    <w:multiLevelType w:val="hybridMultilevel"/>
    <w:tmpl w:val="DF043688"/>
    <w:lvl w:ilvl="0" w:tplc="CAD8761E">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6E3839"/>
    <w:multiLevelType w:val="hybridMultilevel"/>
    <w:tmpl w:val="ABAA446E"/>
    <w:lvl w:ilvl="0" w:tplc="19B0CDBE">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A827E8"/>
    <w:multiLevelType w:val="hybridMultilevel"/>
    <w:tmpl w:val="10D2B512"/>
    <w:lvl w:ilvl="0" w:tplc="02A6D98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DD327C"/>
    <w:multiLevelType w:val="multilevel"/>
    <w:tmpl w:val="FA3C52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EC0547B"/>
    <w:multiLevelType w:val="hybridMultilevel"/>
    <w:tmpl w:val="FE0841E2"/>
    <w:lvl w:ilvl="0" w:tplc="CA187F9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EF1826"/>
    <w:multiLevelType w:val="hybridMultilevel"/>
    <w:tmpl w:val="2A3802CE"/>
    <w:lvl w:ilvl="0" w:tplc="D7F20F1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16cid:durableId="328296425">
    <w:abstractNumId w:val="2"/>
  </w:num>
  <w:num w:numId="2" w16cid:durableId="150023276">
    <w:abstractNumId w:val="4"/>
  </w:num>
  <w:num w:numId="3" w16cid:durableId="1123496680">
    <w:abstractNumId w:val="5"/>
  </w:num>
  <w:num w:numId="4" w16cid:durableId="381566692">
    <w:abstractNumId w:val="0"/>
  </w:num>
  <w:num w:numId="5" w16cid:durableId="1842963822">
    <w:abstractNumId w:val="1"/>
  </w:num>
  <w:num w:numId="6" w16cid:durableId="574321172">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Nicholas Matzke">
    <w15:presenceInfo w15:providerId="AD" w15:userId="S::nmat471@UoA.auckland.ac.nz::c58d76fd-0cc1-49b7-86fd-beab67d65bfe"/>
  </w15:person>
  <w15:person w15:author="Paul Oliver">
    <w15:presenceInfo w15:providerId="AD" w15:userId="S::p.oliver@griffith.edu.au::d5b013e1-a723-4c9c-b4f1-33290e5074d0"/>
  </w15:person>
  <w15:person w15:author="Becky Laver">
    <w15:presenceInfo w15:providerId="Windows Live" w15:userId="6f51b4f5cbdd3e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Biological J Linnean Soc&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ew0x52dq052frepdtrpxadctdwpwsfffwed&quot;&gt;My EndNote Library&lt;record-ids&gt;&lt;item&gt;36&lt;/item&gt;&lt;item&gt;44&lt;/item&gt;&lt;item&gt;45&lt;/item&gt;&lt;item&gt;46&lt;/item&gt;&lt;item&gt;47&lt;/item&gt;&lt;item&gt;48&lt;/item&gt;&lt;item&gt;49&lt;/item&gt;&lt;item&gt;50&lt;/item&gt;&lt;item&gt;51&lt;/item&gt;&lt;item&gt;54&lt;/item&gt;&lt;item&gt;55&lt;/item&gt;&lt;item&gt;56&lt;/item&gt;&lt;item&gt;59&lt;/item&gt;&lt;item&gt;60&lt;/item&gt;&lt;item&gt;62&lt;/item&gt;&lt;item&gt;63&lt;/item&gt;&lt;item&gt;64&lt;/item&gt;&lt;item&gt;66&lt;/item&gt;&lt;item&gt;70&lt;/item&gt;&lt;item&gt;71&lt;/item&gt;&lt;item&gt;74&lt;/item&gt;&lt;item&gt;75&lt;/item&gt;&lt;item&gt;77&lt;/item&gt;&lt;item&gt;79&lt;/item&gt;&lt;item&gt;81&lt;/item&gt;&lt;item&gt;82&lt;/item&gt;&lt;item&gt;83&lt;/item&gt;&lt;item&gt;84&lt;/item&gt;&lt;item&gt;86&lt;/item&gt;&lt;item&gt;88&lt;/item&gt;&lt;item&gt;89&lt;/item&gt;&lt;item&gt;90&lt;/item&gt;&lt;item&gt;91&lt;/item&gt;&lt;item&gt;92&lt;/item&gt;&lt;item&gt;95&lt;/item&gt;&lt;item&gt;97&lt;/item&gt;&lt;item&gt;98&lt;/item&gt;&lt;item&gt;99&lt;/item&gt;&lt;item&gt;100&lt;/item&gt;&lt;item&gt;101&lt;/item&gt;&lt;item&gt;103&lt;/item&gt;&lt;item&gt;106&lt;/item&gt;&lt;item&gt;109&lt;/item&gt;&lt;item&gt;110&lt;/item&gt;&lt;item&gt;111&lt;/item&gt;&lt;item&gt;112&lt;/item&gt;&lt;item&gt;115&lt;/item&gt;&lt;item&gt;118&lt;/item&gt;&lt;item&gt;119&lt;/item&gt;&lt;item&gt;120&lt;/item&gt;&lt;item&gt;121&lt;/item&gt;&lt;item&gt;122&lt;/item&gt;&lt;item&gt;123&lt;/item&gt;&lt;item&gt;124&lt;/item&gt;&lt;item&gt;125&lt;/item&gt;&lt;item&gt;126&lt;/item&gt;&lt;item&gt;130&lt;/item&gt;&lt;item&gt;131&lt;/item&gt;&lt;item&gt;132&lt;/item&gt;&lt;item&gt;133&lt;/item&gt;&lt;item&gt;134&lt;/item&gt;&lt;item&gt;135&lt;/item&gt;&lt;item&gt;136&lt;/item&gt;&lt;item&gt;152&lt;/item&gt;&lt;item&gt;153&lt;/item&gt;&lt;item&gt;157&lt;/item&gt;&lt;item&gt;160&lt;/item&gt;&lt;item&gt;161&lt;/item&gt;&lt;/record-ids&gt;&lt;/item&gt;&lt;/Libraries&gt;"/>
    <w:docVar w:name="EN.UseJSCitationFormat" w:val="False"/>
  </w:docVars>
  <w:rsids>
    <w:rsidRoot w:val="00CD7C62"/>
    <w:rsid w:val="00004107"/>
    <w:rsid w:val="00004C57"/>
    <w:rsid w:val="000054A7"/>
    <w:rsid w:val="00010328"/>
    <w:rsid w:val="00011559"/>
    <w:rsid w:val="00013D00"/>
    <w:rsid w:val="000148DE"/>
    <w:rsid w:val="000148E9"/>
    <w:rsid w:val="00015942"/>
    <w:rsid w:val="000169FB"/>
    <w:rsid w:val="00016F16"/>
    <w:rsid w:val="00016FAB"/>
    <w:rsid w:val="000248A2"/>
    <w:rsid w:val="00025860"/>
    <w:rsid w:val="000265A5"/>
    <w:rsid w:val="00037AE6"/>
    <w:rsid w:val="00041967"/>
    <w:rsid w:val="00042CE8"/>
    <w:rsid w:val="00043836"/>
    <w:rsid w:val="000524A0"/>
    <w:rsid w:val="00053D7B"/>
    <w:rsid w:val="000578B8"/>
    <w:rsid w:val="00062D49"/>
    <w:rsid w:val="00064AD8"/>
    <w:rsid w:val="00073973"/>
    <w:rsid w:val="00074479"/>
    <w:rsid w:val="00080777"/>
    <w:rsid w:val="000842FE"/>
    <w:rsid w:val="0008432F"/>
    <w:rsid w:val="0008443C"/>
    <w:rsid w:val="00090D62"/>
    <w:rsid w:val="00091939"/>
    <w:rsid w:val="00092385"/>
    <w:rsid w:val="000944BE"/>
    <w:rsid w:val="000A1326"/>
    <w:rsid w:val="000A1D10"/>
    <w:rsid w:val="000A5016"/>
    <w:rsid w:val="000A6464"/>
    <w:rsid w:val="000B0CEE"/>
    <w:rsid w:val="000B3246"/>
    <w:rsid w:val="000B45FD"/>
    <w:rsid w:val="000B4A89"/>
    <w:rsid w:val="000B61D8"/>
    <w:rsid w:val="000C1E12"/>
    <w:rsid w:val="000C1EA4"/>
    <w:rsid w:val="000C392C"/>
    <w:rsid w:val="000C45E2"/>
    <w:rsid w:val="000D23BF"/>
    <w:rsid w:val="000D3D1D"/>
    <w:rsid w:val="000D6185"/>
    <w:rsid w:val="000E2135"/>
    <w:rsid w:val="000E4F81"/>
    <w:rsid w:val="000E74B8"/>
    <w:rsid w:val="000F52C4"/>
    <w:rsid w:val="000F726F"/>
    <w:rsid w:val="00103358"/>
    <w:rsid w:val="00106230"/>
    <w:rsid w:val="001116C1"/>
    <w:rsid w:val="001163B0"/>
    <w:rsid w:val="00122DF9"/>
    <w:rsid w:val="00124AF4"/>
    <w:rsid w:val="00125216"/>
    <w:rsid w:val="0012715A"/>
    <w:rsid w:val="00133F44"/>
    <w:rsid w:val="00136175"/>
    <w:rsid w:val="00137830"/>
    <w:rsid w:val="001406E1"/>
    <w:rsid w:val="00142584"/>
    <w:rsid w:val="00142599"/>
    <w:rsid w:val="00146497"/>
    <w:rsid w:val="00150FB6"/>
    <w:rsid w:val="00153C6E"/>
    <w:rsid w:val="0015597D"/>
    <w:rsid w:val="0016544B"/>
    <w:rsid w:val="00170CA3"/>
    <w:rsid w:val="0017192B"/>
    <w:rsid w:val="001758A5"/>
    <w:rsid w:val="00176648"/>
    <w:rsid w:val="00185311"/>
    <w:rsid w:val="00186AFC"/>
    <w:rsid w:val="00193295"/>
    <w:rsid w:val="00194246"/>
    <w:rsid w:val="001963A8"/>
    <w:rsid w:val="0019771A"/>
    <w:rsid w:val="001A000D"/>
    <w:rsid w:val="001A3CCC"/>
    <w:rsid w:val="001B4A37"/>
    <w:rsid w:val="001B594C"/>
    <w:rsid w:val="001C0F72"/>
    <w:rsid w:val="001C4818"/>
    <w:rsid w:val="001C57A7"/>
    <w:rsid w:val="001C5D62"/>
    <w:rsid w:val="001C5F99"/>
    <w:rsid w:val="001D082A"/>
    <w:rsid w:val="001E3301"/>
    <w:rsid w:val="001E3E2C"/>
    <w:rsid w:val="001E6922"/>
    <w:rsid w:val="001F3288"/>
    <w:rsid w:val="001F5EEC"/>
    <w:rsid w:val="00201603"/>
    <w:rsid w:val="0020515E"/>
    <w:rsid w:val="00207767"/>
    <w:rsid w:val="00207FCB"/>
    <w:rsid w:val="002155F9"/>
    <w:rsid w:val="00224AA4"/>
    <w:rsid w:val="00233AF8"/>
    <w:rsid w:val="00234813"/>
    <w:rsid w:val="00241BD8"/>
    <w:rsid w:val="00250673"/>
    <w:rsid w:val="0025200D"/>
    <w:rsid w:val="00256AC6"/>
    <w:rsid w:val="0025719B"/>
    <w:rsid w:val="00264645"/>
    <w:rsid w:val="00270AEF"/>
    <w:rsid w:val="00272FC1"/>
    <w:rsid w:val="00276377"/>
    <w:rsid w:val="00276ACE"/>
    <w:rsid w:val="00283434"/>
    <w:rsid w:val="002860AA"/>
    <w:rsid w:val="00291766"/>
    <w:rsid w:val="002919A1"/>
    <w:rsid w:val="00291C82"/>
    <w:rsid w:val="002921D3"/>
    <w:rsid w:val="00292991"/>
    <w:rsid w:val="002940AC"/>
    <w:rsid w:val="0029630A"/>
    <w:rsid w:val="002A089E"/>
    <w:rsid w:val="002A162B"/>
    <w:rsid w:val="002A1DB1"/>
    <w:rsid w:val="002A371C"/>
    <w:rsid w:val="002A462F"/>
    <w:rsid w:val="002A66BE"/>
    <w:rsid w:val="002B1610"/>
    <w:rsid w:val="002B43BB"/>
    <w:rsid w:val="002B4D58"/>
    <w:rsid w:val="002B4E8F"/>
    <w:rsid w:val="002C0022"/>
    <w:rsid w:val="002C6A2C"/>
    <w:rsid w:val="002C7D67"/>
    <w:rsid w:val="002D1A22"/>
    <w:rsid w:val="002E12FA"/>
    <w:rsid w:val="002E1E0F"/>
    <w:rsid w:val="002E3BAB"/>
    <w:rsid w:val="002F1B30"/>
    <w:rsid w:val="002F5714"/>
    <w:rsid w:val="00303F58"/>
    <w:rsid w:val="00304004"/>
    <w:rsid w:val="00310112"/>
    <w:rsid w:val="00310DE9"/>
    <w:rsid w:val="003120E7"/>
    <w:rsid w:val="003125D6"/>
    <w:rsid w:val="003147EC"/>
    <w:rsid w:val="00316CB4"/>
    <w:rsid w:val="003177F2"/>
    <w:rsid w:val="003235B7"/>
    <w:rsid w:val="0032714A"/>
    <w:rsid w:val="00334E81"/>
    <w:rsid w:val="00341EB1"/>
    <w:rsid w:val="00343FE8"/>
    <w:rsid w:val="00351A41"/>
    <w:rsid w:val="00355AB4"/>
    <w:rsid w:val="00356AC3"/>
    <w:rsid w:val="003579E2"/>
    <w:rsid w:val="0036057F"/>
    <w:rsid w:val="0036332C"/>
    <w:rsid w:val="00365819"/>
    <w:rsid w:val="00370C51"/>
    <w:rsid w:val="00371AF7"/>
    <w:rsid w:val="003739D8"/>
    <w:rsid w:val="00375FEC"/>
    <w:rsid w:val="00377756"/>
    <w:rsid w:val="00380CE2"/>
    <w:rsid w:val="00381BAF"/>
    <w:rsid w:val="00383EB3"/>
    <w:rsid w:val="00387D73"/>
    <w:rsid w:val="00390757"/>
    <w:rsid w:val="00390E1C"/>
    <w:rsid w:val="003969C8"/>
    <w:rsid w:val="00397D92"/>
    <w:rsid w:val="003A166A"/>
    <w:rsid w:val="003A1B6C"/>
    <w:rsid w:val="003A2611"/>
    <w:rsid w:val="003A3D78"/>
    <w:rsid w:val="003A48A8"/>
    <w:rsid w:val="003A4D2F"/>
    <w:rsid w:val="003A53C9"/>
    <w:rsid w:val="003A7780"/>
    <w:rsid w:val="003B3082"/>
    <w:rsid w:val="003B388E"/>
    <w:rsid w:val="003B555C"/>
    <w:rsid w:val="003B56A0"/>
    <w:rsid w:val="003B5D74"/>
    <w:rsid w:val="003B6913"/>
    <w:rsid w:val="003B763B"/>
    <w:rsid w:val="003B7ACB"/>
    <w:rsid w:val="003C3C3B"/>
    <w:rsid w:val="003C63B4"/>
    <w:rsid w:val="003D0E9C"/>
    <w:rsid w:val="003D3D90"/>
    <w:rsid w:val="003D5D9E"/>
    <w:rsid w:val="003E168C"/>
    <w:rsid w:val="003E3C1A"/>
    <w:rsid w:val="003E52AB"/>
    <w:rsid w:val="003E796E"/>
    <w:rsid w:val="003F3427"/>
    <w:rsid w:val="003F66AA"/>
    <w:rsid w:val="003F7973"/>
    <w:rsid w:val="00403B93"/>
    <w:rsid w:val="00410D0A"/>
    <w:rsid w:val="00416729"/>
    <w:rsid w:val="00420579"/>
    <w:rsid w:val="00421C22"/>
    <w:rsid w:val="0042510B"/>
    <w:rsid w:val="00425243"/>
    <w:rsid w:val="004252B7"/>
    <w:rsid w:val="004304F6"/>
    <w:rsid w:val="00436215"/>
    <w:rsid w:val="00440141"/>
    <w:rsid w:val="004403D6"/>
    <w:rsid w:val="00443166"/>
    <w:rsid w:val="004515FC"/>
    <w:rsid w:val="00452D3A"/>
    <w:rsid w:val="00453731"/>
    <w:rsid w:val="004570C9"/>
    <w:rsid w:val="00464D9F"/>
    <w:rsid w:val="0046604A"/>
    <w:rsid w:val="004771D2"/>
    <w:rsid w:val="00480005"/>
    <w:rsid w:val="00481C4C"/>
    <w:rsid w:val="0048386C"/>
    <w:rsid w:val="00483E56"/>
    <w:rsid w:val="00490315"/>
    <w:rsid w:val="00490856"/>
    <w:rsid w:val="00490DFE"/>
    <w:rsid w:val="00494BCE"/>
    <w:rsid w:val="004A7474"/>
    <w:rsid w:val="004B4292"/>
    <w:rsid w:val="004B6AA2"/>
    <w:rsid w:val="004C19B4"/>
    <w:rsid w:val="004C306C"/>
    <w:rsid w:val="004C4BCF"/>
    <w:rsid w:val="004C5694"/>
    <w:rsid w:val="004C6F51"/>
    <w:rsid w:val="004D1DB9"/>
    <w:rsid w:val="004D469C"/>
    <w:rsid w:val="004E58C9"/>
    <w:rsid w:val="004F0B0A"/>
    <w:rsid w:val="004F4BD5"/>
    <w:rsid w:val="004F50B3"/>
    <w:rsid w:val="00500883"/>
    <w:rsid w:val="00502495"/>
    <w:rsid w:val="00503BC9"/>
    <w:rsid w:val="00503BD9"/>
    <w:rsid w:val="00506CA0"/>
    <w:rsid w:val="00510A6A"/>
    <w:rsid w:val="00511FC0"/>
    <w:rsid w:val="00517DFB"/>
    <w:rsid w:val="005202FE"/>
    <w:rsid w:val="00521771"/>
    <w:rsid w:val="00521925"/>
    <w:rsid w:val="00522546"/>
    <w:rsid w:val="00525365"/>
    <w:rsid w:val="00526D30"/>
    <w:rsid w:val="00534F5B"/>
    <w:rsid w:val="00541BC7"/>
    <w:rsid w:val="00546938"/>
    <w:rsid w:val="00552C78"/>
    <w:rsid w:val="005532C4"/>
    <w:rsid w:val="00554082"/>
    <w:rsid w:val="005557BB"/>
    <w:rsid w:val="00567036"/>
    <w:rsid w:val="00570C1E"/>
    <w:rsid w:val="00573AF0"/>
    <w:rsid w:val="00576B01"/>
    <w:rsid w:val="00577788"/>
    <w:rsid w:val="00577CAD"/>
    <w:rsid w:val="005823D8"/>
    <w:rsid w:val="00585C39"/>
    <w:rsid w:val="00586826"/>
    <w:rsid w:val="005908B7"/>
    <w:rsid w:val="00590B89"/>
    <w:rsid w:val="005A46A4"/>
    <w:rsid w:val="005A4F20"/>
    <w:rsid w:val="005A4FFD"/>
    <w:rsid w:val="005A6DCA"/>
    <w:rsid w:val="005B03D3"/>
    <w:rsid w:val="005B0528"/>
    <w:rsid w:val="005B5C36"/>
    <w:rsid w:val="005B6C4C"/>
    <w:rsid w:val="005B7310"/>
    <w:rsid w:val="005C1369"/>
    <w:rsid w:val="005C1879"/>
    <w:rsid w:val="005C475E"/>
    <w:rsid w:val="005D3130"/>
    <w:rsid w:val="005D400D"/>
    <w:rsid w:val="005D5440"/>
    <w:rsid w:val="005D6152"/>
    <w:rsid w:val="005E0EF3"/>
    <w:rsid w:val="005E1656"/>
    <w:rsid w:val="005E180F"/>
    <w:rsid w:val="005E2077"/>
    <w:rsid w:val="005E44CF"/>
    <w:rsid w:val="005F04A7"/>
    <w:rsid w:val="0060115B"/>
    <w:rsid w:val="006115DF"/>
    <w:rsid w:val="00613A8D"/>
    <w:rsid w:val="006142A0"/>
    <w:rsid w:val="00615B93"/>
    <w:rsid w:val="00625859"/>
    <w:rsid w:val="00625985"/>
    <w:rsid w:val="00625A34"/>
    <w:rsid w:val="00630150"/>
    <w:rsid w:val="006320E3"/>
    <w:rsid w:val="006329D0"/>
    <w:rsid w:val="00641ACD"/>
    <w:rsid w:val="00643E8A"/>
    <w:rsid w:val="006441BD"/>
    <w:rsid w:val="006444C2"/>
    <w:rsid w:val="0064526C"/>
    <w:rsid w:val="00645530"/>
    <w:rsid w:val="006457DF"/>
    <w:rsid w:val="00646372"/>
    <w:rsid w:val="00664547"/>
    <w:rsid w:val="00670C33"/>
    <w:rsid w:val="006717F8"/>
    <w:rsid w:val="00672991"/>
    <w:rsid w:val="00672C51"/>
    <w:rsid w:val="00676752"/>
    <w:rsid w:val="0067764B"/>
    <w:rsid w:val="0068231A"/>
    <w:rsid w:val="0069044C"/>
    <w:rsid w:val="00690B51"/>
    <w:rsid w:val="00690EAC"/>
    <w:rsid w:val="006958D4"/>
    <w:rsid w:val="0069679C"/>
    <w:rsid w:val="006A1F46"/>
    <w:rsid w:val="006A36E9"/>
    <w:rsid w:val="006A42A3"/>
    <w:rsid w:val="006A65E8"/>
    <w:rsid w:val="006A68AA"/>
    <w:rsid w:val="006C1838"/>
    <w:rsid w:val="006C4DC9"/>
    <w:rsid w:val="006C72E5"/>
    <w:rsid w:val="006E04AA"/>
    <w:rsid w:val="006E317C"/>
    <w:rsid w:val="006E399F"/>
    <w:rsid w:val="006E4279"/>
    <w:rsid w:val="006E61DB"/>
    <w:rsid w:val="006E72A4"/>
    <w:rsid w:val="006F11CF"/>
    <w:rsid w:val="006F5F23"/>
    <w:rsid w:val="00700553"/>
    <w:rsid w:val="00711976"/>
    <w:rsid w:val="00713F05"/>
    <w:rsid w:val="00726AE5"/>
    <w:rsid w:val="00727335"/>
    <w:rsid w:val="00730C1F"/>
    <w:rsid w:val="00731326"/>
    <w:rsid w:val="00732018"/>
    <w:rsid w:val="00734A76"/>
    <w:rsid w:val="00737BF1"/>
    <w:rsid w:val="00741155"/>
    <w:rsid w:val="00742482"/>
    <w:rsid w:val="00742F32"/>
    <w:rsid w:val="007447B6"/>
    <w:rsid w:val="00744D4F"/>
    <w:rsid w:val="00746636"/>
    <w:rsid w:val="00746835"/>
    <w:rsid w:val="0075028C"/>
    <w:rsid w:val="007542D9"/>
    <w:rsid w:val="0075455D"/>
    <w:rsid w:val="00755150"/>
    <w:rsid w:val="00756680"/>
    <w:rsid w:val="0076137A"/>
    <w:rsid w:val="007649C1"/>
    <w:rsid w:val="0076761C"/>
    <w:rsid w:val="00771635"/>
    <w:rsid w:val="007769E9"/>
    <w:rsid w:val="00782AE2"/>
    <w:rsid w:val="00784BCD"/>
    <w:rsid w:val="00793A60"/>
    <w:rsid w:val="00795892"/>
    <w:rsid w:val="00797E20"/>
    <w:rsid w:val="007A5D20"/>
    <w:rsid w:val="007A5E02"/>
    <w:rsid w:val="007A72A2"/>
    <w:rsid w:val="007A7427"/>
    <w:rsid w:val="007B31C2"/>
    <w:rsid w:val="007C4D09"/>
    <w:rsid w:val="007C5D32"/>
    <w:rsid w:val="007C628B"/>
    <w:rsid w:val="007D377A"/>
    <w:rsid w:val="007D412C"/>
    <w:rsid w:val="007D5EB6"/>
    <w:rsid w:val="007D6BA4"/>
    <w:rsid w:val="007E1D4F"/>
    <w:rsid w:val="007E41FC"/>
    <w:rsid w:val="007E5EE2"/>
    <w:rsid w:val="007F6EF6"/>
    <w:rsid w:val="008008A7"/>
    <w:rsid w:val="00801EBC"/>
    <w:rsid w:val="00807CC7"/>
    <w:rsid w:val="0081014B"/>
    <w:rsid w:val="00815A54"/>
    <w:rsid w:val="00817993"/>
    <w:rsid w:val="00821ECE"/>
    <w:rsid w:val="00825932"/>
    <w:rsid w:val="00831349"/>
    <w:rsid w:val="00831385"/>
    <w:rsid w:val="0083317A"/>
    <w:rsid w:val="00834FFC"/>
    <w:rsid w:val="0083514C"/>
    <w:rsid w:val="00840FC4"/>
    <w:rsid w:val="00842A3B"/>
    <w:rsid w:val="00842B12"/>
    <w:rsid w:val="00851E98"/>
    <w:rsid w:val="008549FE"/>
    <w:rsid w:val="0086130E"/>
    <w:rsid w:val="00861D06"/>
    <w:rsid w:val="008629BD"/>
    <w:rsid w:val="00864175"/>
    <w:rsid w:val="00880F75"/>
    <w:rsid w:val="008916EC"/>
    <w:rsid w:val="00893421"/>
    <w:rsid w:val="00894540"/>
    <w:rsid w:val="008A78EB"/>
    <w:rsid w:val="008B3E73"/>
    <w:rsid w:val="008B469A"/>
    <w:rsid w:val="008B4CA5"/>
    <w:rsid w:val="008B6FA4"/>
    <w:rsid w:val="008B7236"/>
    <w:rsid w:val="008C1725"/>
    <w:rsid w:val="008C2F7B"/>
    <w:rsid w:val="008C6CB6"/>
    <w:rsid w:val="008D7B46"/>
    <w:rsid w:val="008E2F9C"/>
    <w:rsid w:val="008E4DC0"/>
    <w:rsid w:val="008F0DA6"/>
    <w:rsid w:val="008F3C96"/>
    <w:rsid w:val="0090248E"/>
    <w:rsid w:val="00903788"/>
    <w:rsid w:val="0091061C"/>
    <w:rsid w:val="0091133D"/>
    <w:rsid w:val="00913091"/>
    <w:rsid w:val="00921B59"/>
    <w:rsid w:val="00921BB4"/>
    <w:rsid w:val="00926C63"/>
    <w:rsid w:val="0093104C"/>
    <w:rsid w:val="00935B65"/>
    <w:rsid w:val="00935FD8"/>
    <w:rsid w:val="009364EA"/>
    <w:rsid w:val="00944F87"/>
    <w:rsid w:val="00952005"/>
    <w:rsid w:val="0095651D"/>
    <w:rsid w:val="00956A0E"/>
    <w:rsid w:val="009571F4"/>
    <w:rsid w:val="009624FA"/>
    <w:rsid w:val="009675BF"/>
    <w:rsid w:val="00967801"/>
    <w:rsid w:val="00967868"/>
    <w:rsid w:val="009707CC"/>
    <w:rsid w:val="00981D3C"/>
    <w:rsid w:val="00982AC0"/>
    <w:rsid w:val="00984908"/>
    <w:rsid w:val="00994EB7"/>
    <w:rsid w:val="0099704E"/>
    <w:rsid w:val="009A3043"/>
    <w:rsid w:val="009A3049"/>
    <w:rsid w:val="009B1052"/>
    <w:rsid w:val="009B4E0D"/>
    <w:rsid w:val="009B5314"/>
    <w:rsid w:val="009B56FD"/>
    <w:rsid w:val="009B5E18"/>
    <w:rsid w:val="009B69E5"/>
    <w:rsid w:val="009B6CC0"/>
    <w:rsid w:val="009B75B3"/>
    <w:rsid w:val="009B7AC5"/>
    <w:rsid w:val="009C2284"/>
    <w:rsid w:val="009C36AA"/>
    <w:rsid w:val="009D1297"/>
    <w:rsid w:val="009D2008"/>
    <w:rsid w:val="009E2DA1"/>
    <w:rsid w:val="009E4F3D"/>
    <w:rsid w:val="009E6051"/>
    <w:rsid w:val="009F2870"/>
    <w:rsid w:val="009F5A20"/>
    <w:rsid w:val="00A00828"/>
    <w:rsid w:val="00A00993"/>
    <w:rsid w:val="00A01235"/>
    <w:rsid w:val="00A01569"/>
    <w:rsid w:val="00A16492"/>
    <w:rsid w:val="00A2129A"/>
    <w:rsid w:val="00A26ADA"/>
    <w:rsid w:val="00A26CE3"/>
    <w:rsid w:val="00A27808"/>
    <w:rsid w:val="00A351C9"/>
    <w:rsid w:val="00A35DD8"/>
    <w:rsid w:val="00A4120E"/>
    <w:rsid w:val="00A42904"/>
    <w:rsid w:val="00A42994"/>
    <w:rsid w:val="00A465E6"/>
    <w:rsid w:val="00A514E4"/>
    <w:rsid w:val="00A532CE"/>
    <w:rsid w:val="00A54628"/>
    <w:rsid w:val="00A56BB8"/>
    <w:rsid w:val="00A603B4"/>
    <w:rsid w:val="00A622FF"/>
    <w:rsid w:val="00A62939"/>
    <w:rsid w:val="00A67443"/>
    <w:rsid w:val="00A73F17"/>
    <w:rsid w:val="00A7718B"/>
    <w:rsid w:val="00A800F3"/>
    <w:rsid w:val="00A8205A"/>
    <w:rsid w:val="00A82294"/>
    <w:rsid w:val="00A84702"/>
    <w:rsid w:val="00A85646"/>
    <w:rsid w:val="00A8570F"/>
    <w:rsid w:val="00A87867"/>
    <w:rsid w:val="00A87BCE"/>
    <w:rsid w:val="00A92889"/>
    <w:rsid w:val="00A92AD4"/>
    <w:rsid w:val="00A92D29"/>
    <w:rsid w:val="00A94413"/>
    <w:rsid w:val="00AA522A"/>
    <w:rsid w:val="00AB5BAA"/>
    <w:rsid w:val="00AB6E66"/>
    <w:rsid w:val="00AC1B52"/>
    <w:rsid w:val="00AC35F3"/>
    <w:rsid w:val="00AC467F"/>
    <w:rsid w:val="00AC7C21"/>
    <w:rsid w:val="00AD2154"/>
    <w:rsid w:val="00AD2807"/>
    <w:rsid w:val="00AD56DA"/>
    <w:rsid w:val="00AD60DE"/>
    <w:rsid w:val="00AD6BFD"/>
    <w:rsid w:val="00AD7B46"/>
    <w:rsid w:val="00AE0C65"/>
    <w:rsid w:val="00AE2B21"/>
    <w:rsid w:val="00AE3647"/>
    <w:rsid w:val="00AE6B75"/>
    <w:rsid w:val="00AE6E5A"/>
    <w:rsid w:val="00AE7094"/>
    <w:rsid w:val="00AF38FE"/>
    <w:rsid w:val="00AF4AB9"/>
    <w:rsid w:val="00B0173D"/>
    <w:rsid w:val="00B062F8"/>
    <w:rsid w:val="00B10B84"/>
    <w:rsid w:val="00B13F96"/>
    <w:rsid w:val="00B15572"/>
    <w:rsid w:val="00B20324"/>
    <w:rsid w:val="00B266ED"/>
    <w:rsid w:val="00B27D50"/>
    <w:rsid w:val="00B36E69"/>
    <w:rsid w:val="00B44E91"/>
    <w:rsid w:val="00B45C79"/>
    <w:rsid w:val="00B46F15"/>
    <w:rsid w:val="00B50091"/>
    <w:rsid w:val="00B52E88"/>
    <w:rsid w:val="00B61C4A"/>
    <w:rsid w:val="00B61D7B"/>
    <w:rsid w:val="00B61EAF"/>
    <w:rsid w:val="00B625FC"/>
    <w:rsid w:val="00B70438"/>
    <w:rsid w:val="00B72F13"/>
    <w:rsid w:val="00B7517E"/>
    <w:rsid w:val="00B76742"/>
    <w:rsid w:val="00B80147"/>
    <w:rsid w:val="00B8702D"/>
    <w:rsid w:val="00B91717"/>
    <w:rsid w:val="00B92555"/>
    <w:rsid w:val="00B9320E"/>
    <w:rsid w:val="00B94196"/>
    <w:rsid w:val="00BA4A8C"/>
    <w:rsid w:val="00BA5011"/>
    <w:rsid w:val="00BA672F"/>
    <w:rsid w:val="00BA765D"/>
    <w:rsid w:val="00BA7BCA"/>
    <w:rsid w:val="00BA7D03"/>
    <w:rsid w:val="00BB241F"/>
    <w:rsid w:val="00BB2C6B"/>
    <w:rsid w:val="00BB2DED"/>
    <w:rsid w:val="00BB50F8"/>
    <w:rsid w:val="00BC0E41"/>
    <w:rsid w:val="00BC31FE"/>
    <w:rsid w:val="00BC4DC0"/>
    <w:rsid w:val="00BE174D"/>
    <w:rsid w:val="00BE1785"/>
    <w:rsid w:val="00BE2C75"/>
    <w:rsid w:val="00BE52F0"/>
    <w:rsid w:val="00BE548B"/>
    <w:rsid w:val="00BE5A85"/>
    <w:rsid w:val="00BE65B3"/>
    <w:rsid w:val="00BE6AE0"/>
    <w:rsid w:val="00BE710C"/>
    <w:rsid w:val="00BF10CB"/>
    <w:rsid w:val="00BF2831"/>
    <w:rsid w:val="00BF37F3"/>
    <w:rsid w:val="00BF6F11"/>
    <w:rsid w:val="00C05B79"/>
    <w:rsid w:val="00C101B8"/>
    <w:rsid w:val="00C1049B"/>
    <w:rsid w:val="00C21A25"/>
    <w:rsid w:val="00C2452A"/>
    <w:rsid w:val="00C250C1"/>
    <w:rsid w:val="00C27B6C"/>
    <w:rsid w:val="00C30548"/>
    <w:rsid w:val="00C31D4D"/>
    <w:rsid w:val="00C323AC"/>
    <w:rsid w:val="00C335FE"/>
    <w:rsid w:val="00C42072"/>
    <w:rsid w:val="00C45BA8"/>
    <w:rsid w:val="00C5077C"/>
    <w:rsid w:val="00C56DB5"/>
    <w:rsid w:val="00C57D0D"/>
    <w:rsid w:val="00C60555"/>
    <w:rsid w:val="00C61B2B"/>
    <w:rsid w:val="00C63E61"/>
    <w:rsid w:val="00C64C58"/>
    <w:rsid w:val="00C67D66"/>
    <w:rsid w:val="00C70AC5"/>
    <w:rsid w:val="00C76A67"/>
    <w:rsid w:val="00C812F2"/>
    <w:rsid w:val="00C86C4F"/>
    <w:rsid w:val="00C86E75"/>
    <w:rsid w:val="00C95A93"/>
    <w:rsid w:val="00C978D9"/>
    <w:rsid w:val="00C97901"/>
    <w:rsid w:val="00CA2D99"/>
    <w:rsid w:val="00CA44D6"/>
    <w:rsid w:val="00CA4D15"/>
    <w:rsid w:val="00CB27F9"/>
    <w:rsid w:val="00CC0558"/>
    <w:rsid w:val="00CC153B"/>
    <w:rsid w:val="00CC3BAB"/>
    <w:rsid w:val="00CC61DC"/>
    <w:rsid w:val="00CC7C13"/>
    <w:rsid w:val="00CD083F"/>
    <w:rsid w:val="00CD0D31"/>
    <w:rsid w:val="00CD2934"/>
    <w:rsid w:val="00CD3682"/>
    <w:rsid w:val="00CD410D"/>
    <w:rsid w:val="00CD6856"/>
    <w:rsid w:val="00CD7C62"/>
    <w:rsid w:val="00CE0D6D"/>
    <w:rsid w:val="00CE2E14"/>
    <w:rsid w:val="00CE34B5"/>
    <w:rsid w:val="00CE3B6F"/>
    <w:rsid w:val="00CE4167"/>
    <w:rsid w:val="00CE4AFA"/>
    <w:rsid w:val="00CF4DE4"/>
    <w:rsid w:val="00CF583F"/>
    <w:rsid w:val="00CF6184"/>
    <w:rsid w:val="00D01CEA"/>
    <w:rsid w:val="00D038B4"/>
    <w:rsid w:val="00D04476"/>
    <w:rsid w:val="00D04E47"/>
    <w:rsid w:val="00D07C3D"/>
    <w:rsid w:val="00D106FC"/>
    <w:rsid w:val="00D1236B"/>
    <w:rsid w:val="00D139FB"/>
    <w:rsid w:val="00D22674"/>
    <w:rsid w:val="00D22B7A"/>
    <w:rsid w:val="00D22C02"/>
    <w:rsid w:val="00D22D8B"/>
    <w:rsid w:val="00D2594F"/>
    <w:rsid w:val="00D34CDB"/>
    <w:rsid w:val="00D364AE"/>
    <w:rsid w:val="00D4138C"/>
    <w:rsid w:val="00D44762"/>
    <w:rsid w:val="00D44D19"/>
    <w:rsid w:val="00D4520D"/>
    <w:rsid w:val="00D516B4"/>
    <w:rsid w:val="00D5187D"/>
    <w:rsid w:val="00D529F5"/>
    <w:rsid w:val="00D537C4"/>
    <w:rsid w:val="00D537DA"/>
    <w:rsid w:val="00D55D3C"/>
    <w:rsid w:val="00D565C9"/>
    <w:rsid w:val="00D57B2B"/>
    <w:rsid w:val="00D62885"/>
    <w:rsid w:val="00D64E4E"/>
    <w:rsid w:val="00D67E18"/>
    <w:rsid w:val="00D754B3"/>
    <w:rsid w:val="00D758CC"/>
    <w:rsid w:val="00D80FDC"/>
    <w:rsid w:val="00D820E8"/>
    <w:rsid w:val="00D820F1"/>
    <w:rsid w:val="00D82C2B"/>
    <w:rsid w:val="00D82CBE"/>
    <w:rsid w:val="00D85578"/>
    <w:rsid w:val="00D97643"/>
    <w:rsid w:val="00D97D39"/>
    <w:rsid w:val="00DA422C"/>
    <w:rsid w:val="00DA56BC"/>
    <w:rsid w:val="00DB1749"/>
    <w:rsid w:val="00DB174F"/>
    <w:rsid w:val="00DB4BB3"/>
    <w:rsid w:val="00DC3F7C"/>
    <w:rsid w:val="00DC4EE9"/>
    <w:rsid w:val="00DC6482"/>
    <w:rsid w:val="00DC6DBC"/>
    <w:rsid w:val="00DD18D5"/>
    <w:rsid w:val="00DD227A"/>
    <w:rsid w:val="00DD3375"/>
    <w:rsid w:val="00DE2F12"/>
    <w:rsid w:val="00DE711E"/>
    <w:rsid w:val="00DF0FE2"/>
    <w:rsid w:val="00DF7BC7"/>
    <w:rsid w:val="00E01AD4"/>
    <w:rsid w:val="00E03D97"/>
    <w:rsid w:val="00E03F9D"/>
    <w:rsid w:val="00E06D87"/>
    <w:rsid w:val="00E12B73"/>
    <w:rsid w:val="00E13421"/>
    <w:rsid w:val="00E15C2E"/>
    <w:rsid w:val="00E17779"/>
    <w:rsid w:val="00E228CB"/>
    <w:rsid w:val="00E228F9"/>
    <w:rsid w:val="00E26432"/>
    <w:rsid w:val="00E3189B"/>
    <w:rsid w:val="00E321CA"/>
    <w:rsid w:val="00E3301E"/>
    <w:rsid w:val="00E336F3"/>
    <w:rsid w:val="00E36A1E"/>
    <w:rsid w:val="00E501B1"/>
    <w:rsid w:val="00E509E9"/>
    <w:rsid w:val="00E52ECC"/>
    <w:rsid w:val="00E53945"/>
    <w:rsid w:val="00E55C14"/>
    <w:rsid w:val="00E602E2"/>
    <w:rsid w:val="00E6147E"/>
    <w:rsid w:val="00E729A8"/>
    <w:rsid w:val="00E72AF4"/>
    <w:rsid w:val="00E803E6"/>
    <w:rsid w:val="00E812D5"/>
    <w:rsid w:val="00E86DB3"/>
    <w:rsid w:val="00E874E1"/>
    <w:rsid w:val="00E90745"/>
    <w:rsid w:val="00E9481E"/>
    <w:rsid w:val="00EA0E93"/>
    <w:rsid w:val="00EA5CCA"/>
    <w:rsid w:val="00EA765C"/>
    <w:rsid w:val="00EB0011"/>
    <w:rsid w:val="00EB0553"/>
    <w:rsid w:val="00EB14F7"/>
    <w:rsid w:val="00EB426B"/>
    <w:rsid w:val="00EB780C"/>
    <w:rsid w:val="00EC0766"/>
    <w:rsid w:val="00EC2436"/>
    <w:rsid w:val="00EC4E0F"/>
    <w:rsid w:val="00EC5985"/>
    <w:rsid w:val="00ED3B3E"/>
    <w:rsid w:val="00EE35A2"/>
    <w:rsid w:val="00EE4466"/>
    <w:rsid w:val="00EE657B"/>
    <w:rsid w:val="00EF3DF9"/>
    <w:rsid w:val="00EF74DE"/>
    <w:rsid w:val="00F05F57"/>
    <w:rsid w:val="00F06007"/>
    <w:rsid w:val="00F07A0C"/>
    <w:rsid w:val="00F11209"/>
    <w:rsid w:val="00F11EA2"/>
    <w:rsid w:val="00F13381"/>
    <w:rsid w:val="00F1366E"/>
    <w:rsid w:val="00F17F66"/>
    <w:rsid w:val="00F233F0"/>
    <w:rsid w:val="00F24B4C"/>
    <w:rsid w:val="00F26CB8"/>
    <w:rsid w:val="00F27ECB"/>
    <w:rsid w:val="00F33D7D"/>
    <w:rsid w:val="00F35071"/>
    <w:rsid w:val="00F36329"/>
    <w:rsid w:val="00F46CFC"/>
    <w:rsid w:val="00F47C16"/>
    <w:rsid w:val="00F50EF7"/>
    <w:rsid w:val="00F51B2D"/>
    <w:rsid w:val="00F53D26"/>
    <w:rsid w:val="00F54524"/>
    <w:rsid w:val="00F5609B"/>
    <w:rsid w:val="00F626F5"/>
    <w:rsid w:val="00F647ED"/>
    <w:rsid w:val="00F659C2"/>
    <w:rsid w:val="00F66BA2"/>
    <w:rsid w:val="00F71693"/>
    <w:rsid w:val="00F74FD3"/>
    <w:rsid w:val="00F75B58"/>
    <w:rsid w:val="00F765F4"/>
    <w:rsid w:val="00F77D5B"/>
    <w:rsid w:val="00F832AC"/>
    <w:rsid w:val="00F844C7"/>
    <w:rsid w:val="00F8567E"/>
    <w:rsid w:val="00F91578"/>
    <w:rsid w:val="00F95B23"/>
    <w:rsid w:val="00FA1268"/>
    <w:rsid w:val="00FA28AB"/>
    <w:rsid w:val="00FA617A"/>
    <w:rsid w:val="00FA62B2"/>
    <w:rsid w:val="00FB51D6"/>
    <w:rsid w:val="00FB5D36"/>
    <w:rsid w:val="00FC1A38"/>
    <w:rsid w:val="00FC2F04"/>
    <w:rsid w:val="00FC6A89"/>
    <w:rsid w:val="00FC6DAB"/>
    <w:rsid w:val="00FC7354"/>
    <w:rsid w:val="00FD06CF"/>
    <w:rsid w:val="00FD24E5"/>
    <w:rsid w:val="00FD3F76"/>
    <w:rsid w:val="00FD405D"/>
    <w:rsid w:val="00FD736F"/>
    <w:rsid w:val="00FD756A"/>
    <w:rsid w:val="00FE008F"/>
    <w:rsid w:val="00FE015E"/>
    <w:rsid w:val="00FE1936"/>
    <w:rsid w:val="00FE537D"/>
    <w:rsid w:val="00FE6FB8"/>
    <w:rsid w:val="00FF232F"/>
    <w:rsid w:val="00FF44FB"/>
    <w:rsid w:val="00FF4528"/>
    <w:rsid w:val="00FF5311"/>
    <w:rsid w:val="00FF6930"/>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2E7868B"/>
  <w14:defaultImageDpi w14:val="300"/>
  <w15:docId w15:val="{CDDD07CF-4715-B24F-B2EF-1CF7C2C92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083F"/>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A1B6C"/>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72E5"/>
    <w:pPr>
      <w:ind w:left="720"/>
      <w:contextualSpacing/>
    </w:pPr>
  </w:style>
  <w:style w:type="character" w:styleId="CommentReference">
    <w:name w:val="annotation reference"/>
    <w:basedOn w:val="DefaultParagraphFont"/>
    <w:uiPriority w:val="99"/>
    <w:semiHidden/>
    <w:unhideWhenUsed/>
    <w:rsid w:val="00343FE8"/>
    <w:rPr>
      <w:sz w:val="18"/>
      <w:szCs w:val="18"/>
    </w:rPr>
  </w:style>
  <w:style w:type="paragraph" w:styleId="CommentText">
    <w:name w:val="annotation text"/>
    <w:basedOn w:val="Normal"/>
    <w:link w:val="CommentTextChar"/>
    <w:uiPriority w:val="99"/>
    <w:unhideWhenUsed/>
    <w:rsid w:val="00343FE8"/>
  </w:style>
  <w:style w:type="character" w:customStyle="1" w:styleId="CommentTextChar">
    <w:name w:val="Comment Text Char"/>
    <w:basedOn w:val="DefaultParagraphFont"/>
    <w:link w:val="CommentText"/>
    <w:uiPriority w:val="99"/>
    <w:rsid w:val="00343FE8"/>
  </w:style>
  <w:style w:type="paragraph" w:styleId="CommentSubject">
    <w:name w:val="annotation subject"/>
    <w:basedOn w:val="CommentText"/>
    <w:next w:val="CommentText"/>
    <w:link w:val="CommentSubjectChar"/>
    <w:uiPriority w:val="99"/>
    <w:semiHidden/>
    <w:unhideWhenUsed/>
    <w:rsid w:val="00343FE8"/>
    <w:rPr>
      <w:b/>
      <w:bCs/>
      <w:sz w:val="20"/>
      <w:szCs w:val="20"/>
    </w:rPr>
  </w:style>
  <w:style w:type="character" w:customStyle="1" w:styleId="CommentSubjectChar">
    <w:name w:val="Comment Subject Char"/>
    <w:basedOn w:val="CommentTextChar"/>
    <w:link w:val="CommentSubject"/>
    <w:uiPriority w:val="99"/>
    <w:semiHidden/>
    <w:rsid w:val="00343FE8"/>
    <w:rPr>
      <w:b/>
      <w:bCs/>
      <w:sz w:val="20"/>
      <w:szCs w:val="20"/>
    </w:rPr>
  </w:style>
  <w:style w:type="paragraph" w:styleId="BalloonText">
    <w:name w:val="Balloon Text"/>
    <w:basedOn w:val="Normal"/>
    <w:link w:val="BalloonTextChar"/>
    <w:uiPriority w:val="99"/>
    <w:semiHidden/>
    <w:unhideWhenUsed/>
    <w:rsid w:val="00343FE8"/>
    <w:rPr>
      <w:rFonts w:ascii="Lucida Grande" w:hAnsi="Lucida Grande"/>
      <w:sz w:val="18"/>
      <w:szCs w:val="18"/>
    </w:rPr>
  </w:style>
  <w:style w:type="character" w:customStyle="1" w:styleId="BalloonTextChar">
    <w:name w:val="Balloon Text Char"/>
    <w:basedOn w:val="DefaultParagraphFont"/>
    <w:link w:val="BalloonText"/>
    <w:uiPriority w:val="99"/>
    <w:semiHidden/>
    <w:rsid w:val="00343FE8"/>
    <w:rPr>
      <w:rFonts w:ascii="Lucida Grande" w:hAnsi="Lucida Grande"/>
      <w:sz w:val="18"/>
      <w:szCs w:val="18"/>
    </w:rPr>
  </w:style>
  <w:style w:type="paragraph" w:customStyle="1" w:styleId="EndNoteBibliographyTitle">
    <w:name w:val="EndNote Bibliography Title"/>
    <w:basedOn w:val="Normal"/>
    <w:link w:val="EndNoteBibliographyTitleChar"/>
    <w:rsid w:val="00A4120E"/>
    <w:pPr>
      <w:jc w:val="center"/>
    </w:pPr>
    <w:rPr>
      <w:rFonts w:ascii="Cambria" w:hAnsi="Cambria"/>
      <w:noProof/>
      <w:lang w:val="en-US"/>
    </w:rPr>
  </w:style>
  <w:style w:type="character" w:customStyle="1" w:styleId="EndNoteBibliographyTitleChar">
    <w:name w:val="EndNote Bibliography Title Char"/>
    <w:basedOn w:val="DefaultParagraphFont"/>
    <w:link w:val="EndNoteBibliographyTitle"/>
    <w:rsid w:val="00A4120E"/>
    <w:rPr>
      <w:rFonts w:ascii="Cambria" w:hAnsi="Cambria"/>
      <w:noProof/>
      <w:lang w:val="en-US"/>
    </w:rPr>
  </w:style>
  <w:style w:type="paragraph" w:customStyle="1" w:styleId="EndNoteBibliography">
    <w:name w:val="EndNote Bibliography"/>
    <w:basedOn w:val="Normal"/>
    <w:link w:val="EndNoteBibliographyChar"/>
    <w:rsid w:val="00A4120E"/>
    <w:rPr>
      <w:rFonts w:ascii="Cambria" w:hAnsi="Cambria"/>
      <w:noProof/>
      <w:lang w:val="en-US"/>
    </w:rPr>
  </w:style>
  <w:style w:type="character" w:customStyle="1" w:styleId="EndNoteBibliographyChar">
    <w:name w:val="EndNote Bibliography Char"/>
    <w:basedOn w:val="DefaultParagraphFont"/>
    <w:link w:val="EndNoteBibliography"/>
    <w:rsid w:val="00A4120E"/>
    <w:rPr>
      <w:rFonts w:ascii="Cambria" w:hAnsi="Cambria"/>
      <w:noProof/>
      <w:lang w:val="en-US"/>
    </w:rPr>
  </w:style>
  <w:style w:type="character" w:styleId="Hyperlink">
    <w:name w:val="Hyperlink"/>
    <w:basedOn w:val="DefaultParagraphFont"/>
    <w:uiPriority w:val="99"/>
    <w:unhideWhenUsed/>
    <w:rsid w:val="00A4120E"/>
    <w:rPr>
      <w:color w:val="0000FF" w:themeColor="hyperlink"/>
      <w:u w:val="single"/>
    </w:rPr>
  </w:style>
  <w:style w:type="character" w:customStyle="1" w:styleId="UnresolvedMention1">
    <w:name w:val="Unresolved Mention1"/>
    <w:basedOn w:val="DefaultParagraphFont"/>
    <w:uiPriority w:val="99"/>
    <w:semiHidden/>
    <w:unhideWhenUsed/>
    <w:rsid w:val="00A4120E"/>
    <w:rPr>
      <w:color w:val="808080"/>
      <w:shd w:val="clear" w:color="auto" w:fill="E6E6E6"/>
    </w:rPr>
  </w:style>
  <w:style w:type="character" w:customStyle="1" w:styleId="UnresolvedMention2">
    <w:name w:val="Unresolved Mention2"/>
    <w:basedOn w:val="DefaultParagraphFont"/>
    <w:uiPriority w:val="99"/>
    <w:semiHidden/>
    <w:unhideWhenUsed/>
    <w:rsid w:val="00746835"/>
    <w:rPr>
      <w:color w:val="808080"/>
      <w:shd w:val="clear" w:color="auto" w:fill="E6E6E6"/>
    </w:rPr>
  </w:style>
  <w:style w:type="paragraph" w:styleId="Revision">
    <w:name w:val="Revision"/>
    <w:hidden/>
    <w:uiPriority w:val="99"/>
    <w:semiHidden/>
    <w:rsid w:val="00CE0D6D"/>
  </w:style>
  <w:style w:type="character" w:styleId="UnresolvedMention">
    <w:name w:val="Unresolved Mention"/>
    <w:basedOn w:val="DefaultParagraphFont"/>
    <w:uiPriority w:val="99"/>
    <w:semiHidden/>
    <w:unhideWhenUsed/>
    <w:rsid w:val="00AE6E5A"/>
    <w:rPr>
      <w:color w:val="605E5C"/>
      <w:shd w:val="clear" w:color="auto" w:fill="E1DFDD"/>
    </w:rPr>
  </w:style>
  <w:style w:type="character" w:styleId="Emphasis">
    <w:name w:val="Emphasis"/>
    <w:basedOn w:val="DefaultParagraphFont"/>
    <w:uiPriority w:val="20"/>
    <w:qFormat/>
    <w:rsid w:val="00B94196"/>
    <w:rPr>
      <w:i/>
      <w:iCs/>
    </w:rPr>
  </w:style>
  <w:style w:type="character" w:styleId="FollowedHyperlink">
    <w:name w:val="FollowedHyperlink"/>
    <w:basedOn w:val="DefaultParagraphFont"/>
    <w:uiPriority w:val="99"/>
    <w:semiHidden/>
    <w:unhideWhenUsed/>
    <w:rsid w:val="00B36E69"/>
    <w:rPr>
      <w:color w:val="800080" w:themeColor="followedHyperlink"/>
      <w:u w:val="single"/>
    </w:rPr>
  </w:style>
  <w:style w:type="character" w:customStyle="1" w:styleId="Heading1Char">
    <w:name w:val="Heading 1 Char"/>
    <w:basedOn w:val="DefaultParagraphFont"/>
    <w:link w:val="Heading1"/>
    <w:uiPriority w:val="9"/>
    <w:rsid w:val="00CD083F"/>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C21A25"/>
    <w:pPr>
      <w:tabs>
        <w:tab w:val="center" w:pos="4680"/>
        <w:tab w:val="right" w:pos="9360"/>
      </w:tabs>
    </w:pPr>
  </w:style>
  <w:style w:type="character" w:customStyle="1" w:styleId="HeaderChar">
    <w:name w:val="Header Char"/>
    <w:basedOn w:val="DefaultParagraphFont"/>
    <w:link w:val="Header"/>
    <w:uiPriority w:val="99"/>
    <w:rsid w:val="00C21A25"/>
  </w:style>
  <w:style w:type="paragraph" w:styleId="Footer">
    <w:name w:val="footer"/>
    <w:basedOn w:val="Normal"/>
    <w:link w:val="FooterChar"/>
    <w:uiPriority w:val="99"/>
    <w:unhideWhenUsed/>
    <w:rsid w:val="00C21A25"/>
    <w:pPr>
      <w:tabs>
        <w:tab w:val="center" w:pos="4680"/>
        <w:tab w:val="right" w:pos="9360"/>
      </w:tabs>
    </w:pPr>
  </w:style>
  <w:style w:type="character" w:customStyle="1" w:styleId="FooterChar">
    <w:name w:val="Footer Char"/>
    <w:basedOn w:val="DefaultParagraphFont"/>
    <w:link w:val="Footer"/>
    <w:uiPriority w:val="99"/>
    <w:rsid w:val="00C21A25"/>
  </w:style>
  <w:style w:type="character" w:styleId="LineNumber">
    <w:name w:val="line number"/>
    <w:basedOn w:val="DefaultParagraphFont"/>
    <w:uiPriority w:val="99"/>
    <w:semiHidden/>
    <w:unhideWhenUsed/>
    <w:rsid w:val="00C21A25"/>
  </w:style>
  <w:style w:type="character" w:customStyle="1" w:styleId="Heading2Char">
    <w:name w:val="Heading 2 Char"/>
    <w:basedOn w:val="DefaultParagraphFont"/>
    <w:link w:val="Heading2"/>
    <w:uiPriority w:val="9"/>
    <w:rsid w:val="003A1B6C"/>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semiHidden/>
    <w:unhideWhenUsed/>
    <w:rsid w:val="003A1B6C"/>
    <w:pPr>
      <w:spacing w:before="100" w:beforeAutospacing="1" w:after="100" w:afterAutospacing="1"/>
    </w:pPr>
    <w:rPr>
      <w:rFonts w:ascii="Times New Roman" w:eastAsia="Times New Roman" w:hAnsi="Times New Roman" w:cs="Times New Roman"/>
      <w:lang w:val="en-US"/>
    </w:rPr>
  </w:style>
  <w:style w:type="character" w:styleId="Strong">
    <w:name w:val="Strong"/>
    <w:basedOn w:val="DefaultParagraphFont"/>
    <w:uiPriority w:val="22"/>
    <w:qFormat/>
    <w:rsid w:val="003A1B6C"/>
    <w:rPr>
      <w:b/>
      <w:bCs/>
    </w:rPr>
  </w:style>
  <w:style w:type="character" w:styleId="PageNumber">
    <w:name w:val="page number"/>
    <w:basedOn w:val="DefaultParagraphFont"/>
    <w:uiPriority w:val="99"/>
    <w:semiHidden/>
    <w:unhideWhenUsed/>
    <w:rsid w:val="00170CA3"/>
  </w:style>
  <w:style w:type="character" w:customStyle="1" w:styleId="accordion-tabbedtab-mobile">
    <w:name w:val="accordion-tabbed__tab-mobile"/>
    <w:basedOn w:val="DefaultParagraphFont"/>
    <w:rsid w:val="00B52E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9318946">
      <w:bodyDiv w:val="1"/>
      <w:marLeft w:val="0"/>
      <w:marRight w:val="0"/>
      <w:marTop w:val="0"/>
      <w:marBottom w:val="0"/>
      <w:divBdr>
        <w:top w:val="none" w:sz="0" w:space="0" w:color="auto"/>
        <w:left w:val="none" w:sz="0" w:space="0" w:color="auto"/>
        <w:bottom w:val="none" w:sz="0" w:space="0" w:color="auto"/>
        <w:right w:val="none" w:sz="0" w:space="0" w:color="auto"/>
      </w:divBdr>
    </w:div>
    <w:div w:id="632635763">
      <w:bodyDiv w:val="1"/>
      <w:marLeft w:val="0"/>
      <w:marRight w:val="0"/>
      <w:marTop w:val="0"/>
      <w:marBottom w:val="0"/>
      <w:divBdr>
        <w:top w:val="none" w:sz="0" w:space="0" w:color="auto"/>
        <w:left w:val="none" w:sz="0" w:space="0" w:color="auto"/>
        <w:bottom w:val="none" w:sz="0" w:space="0" w:color="auto"/>
        <w:right w:val="none" w:sz="0" w:space="0" w:color="auto"/>
      </w:divBdr>
    </w:div>
    <w:div w:id="658076904">
      <w:bodyDiv w:val="1"/>
      <w:marLeft w:val="0"/>
      <w:marRight w:val="0"/>
      <w:marTop w:val="0"/>
      <w:marBottom w:val="0"/>
      <w:divBdr>
        <w:top w:val="none" w:sz="0" w:space="0" w:color="auto"/>
        <w:left w:val="none" w:sz="0" w:space="0" w:color="auto"/>
        <w:bottom w:val="none" w:sz="0" w:space="0" w:color="auto"/>
        <w:right w:val="none" w:sz="0" w:space="0" w:color="auto"/>
      </w:divBdr>
      <w:divsChild>
        <w:div w:id="1946421695">
          <w:marLeft w:val="0"/>
          <w:marRight w:val="0"/>
          <w:marTop w:val="0"/>
          <w:marBottom w:val="360"/>
          <w:divBdr>
            <w:top w:val="none" w:sz="0" w:space="0" w:color="auto"/>
            <w:left w:val="none" w:sz="0" w:space="0" w:color="auto"/>
            <w:bottom w:val="none" w:sz="0" w:space="0" w:color="auto"/>
            <w:right w:val="none" w:sz="0" w:space="0" w:color="auto"/>
          </w:divBdr>
          <w:divsChild>
            <w:div w:id="1660035614">
              <w:marLeft w:val="0"/>
              <w:marRight w:val="0"/>
              <w:marTop w:val="0"/>
              <w:marBottom w:val="180"/>
              <w:divBdr>
                <w:top w:val="none" w:sz="0" w:space="0" w:color="auto"/>
                <w:left w:val="none" w:sz="0" w:space="0" w:color="auto"/>
                <w:bottom w:val="none" w:sz="0" w:space="0" w:color="auto"/>
                <w:right w:val="none" w:sz="0" w:space="0" w:color="auto"/>
              </w:divBdr>
            </w:div>
            <w:div w:id="1511792004">
              <w:marLeft w:val="0"/>
              <w:marRight w:val="0"/>
              <w:marTop w:val="0"/>
              <w:marBottom w:val="240"/>
              <w:divBdr>
                <w:top w:val="single" w:sz="4" w:space="6" w:color="EBEBED"/>
                <w:left w:val="single" w:sz="4" w:space="9" w:color="EBEBED"/>
                <w:bottom w:val="single" w:sz="4" w:space="6" w:color="EBEBED"/>
                <w:right w:val="single" w:sz="4" w:space="9" w:color="EBEBED"/>
              </w:divBdr>
            </w:div>
          </w:divsChild>
        </w:div>
        <w:div w:id="352607806">
          <w:marLeft w:val="0"/>
          <w:marRight w:val="0"/>
          <w:marTop w:val="0"/>
          <w:marBottom w:val="360"/>
          <w:divBdr>
            <w:top w:val="none" w:sz="0" w:space="0" w:color="auto"/>
            <w:left w:val="none" w:sz="0" w:space="0" w:color="auto"/>
            <w:bottom w:val="none" w:sz="0" w:space="0" w:color="auto"/>
            <w:right w:val="none" w:sz="0" w:space="0" w:color="auto"/>
          </w:divBdr>
          <w:divsChild>
            <w:div w:id="2052220215">
              <w:marLeft w:val="0"/>
              <w:marRight w:val="0"/>
              <w:marTop w:val="0"/>
              <w:marBottom w:val="0"/>
              <w:divBdr>
                <w:top w:val="none" w:sz="0" w:space="0" w:color="auto"/>
                <w:left w:val="none" w:sz="0" w:space="0" w:color="auto"/>
                <w:bottom w:val="none" w:sz="0" w:space="0" w:color="auto"/>
                <w:right w:val="none" w:sz="0" w:space="0" w:color="auto"/>
              </w:divBdr>
              <w:divsChild>
                <w:div w:id="893273158">
                  <w:marLeft w:val="0"/>
                  <w:marRight w:val="0"/>
                  <w:marTop w:val="0"/>
                  <w:marBottom w:val="300"/>
                  <w:divBdr>
                    <w:top w:val="none" w:sz="0" w:space="0" w:color="auto"/>
                    <w:left w:val="none" w:sz="0" w:space="0" w:color="auto"/>
                    <w:bottom w:val="none" w:sz="0" w:space="0" w:color="auto"/>
                    <w:right w:val="none" w:sz="0" w:space="0" w:color="auto"/>
                  </w:divBdr>
                  <w:divsChild>
                    <w:div w:id="1900552526">
                      <w:marLeft w:val="0"/>
                      <w:marRight w:val="0"/>
                      <w:marTop w:val="0"/>
                      <w:marBottom w:val="0"/>
                      <w:divBdr>
                        <w:top w:val="none" w:sz="0" w:space="0" w:color="auto"/>
                        <w:left w:val="none" w:sz="0" w:space="0" w:color="auto"/>
                        <w:bottom w:val="none" w:sz="0" w:space="0" w:color="auto"/>
                        <w:right w:val="none" w:sz="0" w:space="0" w:color="auto"/>
                      </w:divBdr>
                    </w:div>
                  </w:divsChild>
                </w:div>
                <w:div w:id="557933517">
                  <w:marLeft w:val="0"/>
                  <w:marRight w:val="0"/>
                  <w:marTop w:val="0"/>
                  <w:marBottom w:val="60"/>
                  <w:divBdr>
                    <w:top w:val="none" w:sz="0" w:space="0" w:color="auto"/>
                    <w:left w:val="none" w:sz="0" w:space="0" w:color="auto"/>
                    <w:bottom w:val="none" w:sz="0" w:space="0" w:color="auto"/>
                    <w:right w:val="none" w:sz="0" w:space="0" w:color="auto"/>
                  </w:divBdr>
                  <w:divsChild>
                    <w:div w:id="1274946860">
                      <w:marLeft w:val="0"/>
                      <w:marRight w:val="0"/>
                      <w:marTop w:val="0"/>
                      <w:marBottom w:val="0"/>
                      <w:divBdr>
                        <w:top w:val="none" w:sz="0" w:space="0" w:color="auto"/>
                        <w:left w:val="none" w:sz="0" w:space="0" w:color="auto"/>
                        <w:bottom w:val="none" w:sz="0" w:space="0" w:color="auto"/>
                        <w:right w:val="none" w:sz="0" w:space="0" w:color="auto"/>
                      </w:divBdr>
                    </w:div>
                  </w:divsChild>
                </w:div>
                <w:div w:id="1900247240">
                  <w:marLeft w:val="0"/>
                  <w:marRight w:val="0"/>
                  <w:marTop w:val="0"/>
                  <w:marBottom w:val="60"/>
                  <w:divBdr>
                    <w:top w:val="none" w:sz="0" w:space="0" w:color="auto"/>
                    <w:left w:val="none" w:sz="0" w:space="0" w:color="auto"/>
                    <w:bottom w:val="none" w:sz="0" w:space="0" w:color="auto"/>
                    <w:right w:val="none" w:sz="0" w:space="0" w:color="auto"/>
                  </w:divBdr>
                  <w:divsChild>
                    <w:div w:id="1417900540">
                      <w:marLeft w:val="0"/>
                      <w:marRight w:val="0"/>
                      <w:marTop w:val="0"/>
                      <w:marBottom w:val="0"/>
                      <w:divBdr>
                        <w:top w:val="none" w:sz="0" w:space="0" w:color="auto"/>
                        <w:left w:val="none" w:sz="0" w:space="0" w:color="auto"/>
                        <w:bottom w:val="none" w:sz="0" w:space="0" w:color="auto"/>
                        <w:right w:val="none" w:sz="0" w:space="0" w:color="auto"/>
                      </w:divBdr>
                    </w:div>
                  </w:divsChild>
                </w:div>
                <w:div w:id="1137185968">
                  <w:marLeft w:val="0"/>
                  <w:marRight w:val="0"/>
                  <w:marTop w:val="0"/>
                  <w:marBottom w:val="0"/>
                  <w:divBdr>
                    <w:top w:val="none" w:sz="0" w:space="0" w:color="auto"/>
                    <w:left w:val="none" w:sz="0" w:space="0" w:color="auto"/>
                    <w:bottom w:val="none" w:sz="0" w:space="0" w:color="auto"/>
                    <w:right w:val="none" w:sz="0" w:space="0" w:color="auto"/>
                  </w:divBdr>
                </w:div>
                <w:div w:id="1002270568">
                  <w:marLeft w:val="0"/>
                  <w:marRight w:val="0"/>
                  <w:marTop w:val="0"/>
                  <w:marBottom w:val="0"/>
                  <w:divBdr>
                    <w:top w:val="none" w:sz="0" w:space="0" w:color="auto"/>
                    <w:left w:val="none" w:sz="0" w:space="0" w:color="auto"/>
                    <w:bottom w:val="none" w:sz="0" w:space="0" w:color="auto"/>
                    <w:right w:val="none" w:sz="0" w:space="0" w:color="auto"/>
                  </w:divBdr>
                </w:div>
                <w:div w:id="959803418">
                  <w:marLeft w:val="0"/>
                  <w:marRight w:val="0"/>
                  <w:marTop w:val="0"/>
                  <w:marBottom w:val="60"/>
                  <w:divBdr>
                    <w:top w:val="none" w:sz="0" w:space="0" w:color="auto"/>
                    <w:left w:val="none" w:sz="0" w:space="0" w:color="auto"/>
                    <w:bottom w:val="none" w:sz="0" w:space="0" w:color="auto"/>
                    <w:right w:val="none" w:sz="0" w:space="0" w:color="auto"/>
                  </w:divBdr>
                  <w:divsChild>
                    <w:div w:id="337662376">
                      <w:marLeft w:val="0"/>
                      <w:marRight w:val="0"/>
                      <w:marTop w:val="0"/>
                      <w:marBottom w:val="0"/>
                      <w:divBdr>
                        <w:top w:val="none" w:sz="0" w:space="0" w:color="auto"/>
                        <w:left w:val="none" w:sz="0" w:space="0" w:color="auto"/>
                        <w:bottom w:val="none" w:sz="0" w:space="0" w:color="auto"/>
                        <w:right w:val="none" w:sz="0" w:space="0" w:color="auto"/>
                      </w:divBdr>
                    </w:div>
                  </w:divsChild>
                </w:div>
                <w:div w:id="1505705734">
                  <w:marLeft w:val="0"/>
                  <w:marRight w:val="0"/>
                  <w:marTop w:val="0"/>
                  <w:marBottom w:val="60"/>
                  <w:divBdr>
                    <w:top w:val="none" w:sz="0" w:space="0" w:color="auto"/>
                    <w:left w:val="none" w:sz="0" w:space="0" w:color="auto"/>
                    <w:bottom w:val="none" w:sz="0" w:space="0" w:color="auto"/>
                    <w:right w:val="none" w:sz="0" w:space="0" w:color="auto"/>
                  </w:divBdr>
                  <w:divsChild>
                    <w:div w:id="801650888">
                      <w:marLeft w:val="0"/>
                      <w:marRight w:val="0"/>
                      <w:marTop w:val="0"/>
                      <w:marBottom w:val="0"/>
                      <w:divBdr>
                        <w:top w:val="none" w:sz="0" w:space="0" w:color="auto"/>
                        <w:left w:val="none" w:sz="0" w:space="0" w:color="auto"/>
                        <w:bottom w:val="none" w:sz="0" w:space="0" w:color="auto"/>
                        <w:right w:val="none" w:sz="0" w:space="0" w:color="auto"/>
                      </w:divBdr>
                    </w:div>
                  </w:divsChild>
                </w:div>
                <w:div w:id="2025284618">
                  <w:marLeft w:val="0"/>
                  <w:marRight w:val="0"/>
                  <w:marTop w:val="0"/>
                  <w:marBottom w:val="0"/>
                  <w:divBdr>
                    <w:top w:val="none" w:sz="0" w:space="0" w:color="auto"/>
                    <w:left w:val="none" w:sz="0" w:space="0" w:color="auto"/>
                    <w:bottom w:val="none" w:sz="0" w:space="0" w:color="auto"/>
                    <w:right w:val="none" w:sz="0" w:space="0" w:color="auto"/>
                  </w:divBdr>
                  <w:divsChild>
                    <w:div w:id="182531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039700">
      <w:bodyDiv w:val="1"/>
      <w:marLeft w:val="0"/>
      <w:marRight w:val="0"/>
      <w:marTop w:val="0"/>
      <w:marBottom w:val="0"/>
      <w:divBdr>
        <w:top w:val="none" w:sz="0" w:space="0" w:color="auto"/>
        <w:left w:val="none" w:sz="0" w:space="0" w:color="auto"/>
        <w:bottom w:val="none" w:sz="0" w:space="0" w:color="auto"/>
        <w:right w:val="none" w:sz="0" w:space="0" w:color="auto"/>
      </w:divBdr>
      <w:divsChild>
        <w:div w:id="916599707">
          <w:marLeft w:val="0"/>
          <w:marRight w:val="0"/>
          <w:marTop w:val="0"/>
          <w:marBottom w:val="0"/>
          <w:divBdr>
            <w:top w:val="none" w:sz="0" w:space="0" w:color="auto"/>
            <w:left w:val="none" w:sz="0" w:space="0" w:color="auto"/>
            <w:bottom w:val="none" w:sz="0" w:space="0" w:color="auto"/>
            <w:right w:val="none" w:sz="0" w:space="0" w:color="auto"/>
          </w:divBdr>
          <w:divsChild>
            <w:div w:id="1538156646">
              <w:marLeft w:val="0"/>
              <w:marRight w:val="0"/>
              <w:marTop w:val="0"/>
              <w:marBottom w:val="0"/>
              <w:divBdr>
                <w:top w:val="none" w:sz="0" w:space="0" w:color="auto"/>
                <w:left w:val="none" w:sz="0" w:space="0" w:color="auto"/>
                <w:bottom w:val="none" w:sz="0" w:space="0" w:color="auto"/>
                <w:right w:val="none" w:sz="0" w:space="0" w:color="auto"/>
              </w:divBdr>
              <w:divsChild>
                <w:div w:id="138794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04714">
          <w:marLeft w:val="0"/>
          <w:marRight w:val="0"/>
          <w:marTop w:val="0"/>
          <w:marBottom w:val="0"/>
          <w:divBdr>
            <w:top w:val="none" w:sz="0" w:space="0" w:color="auto"/>
            <w:left w:val="none" w:sz="0" w:space="0" w:color="auto"/>
            <w:bottom w:val="none" w:sz="0" w:space="0" w:color="auto"/>
            <w:right w:val="none" w:sz="0" w:space="0" w:color="auto"/>
          </w:divBdr>
          <w:divsChild>
            <w:div w:id="179390605">
              <w:marLeft w:val="0"/>
              <w:marRight w:val="0"/>
              <w:marTop w:val="0"/>
              <w:marBottom w:val="0"/>
              <w:divBdr>
                <w:top w:val="none" w:sz="0" w:space="0" w:color="auto"/>
                <w:left w:val="none" w:sz="0" w:space="0" w:color="auto"/>
                <w:bottom w:val="none" w:sz="0" w:space="0" w:color="auto"/>
                <w:right w:val="none" w:sz="0" w:space="0" w:color="auto"/>
              </w:divBdr>
              <w:divsChild>
                <w:div w:id="169707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beast.community/tracer" TargetMode="External"/><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beast2.org/"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jp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2.jp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roy</b:Tag>
    <b:SourceType>Book</b:SourceType>
    <b:Guid>{E28B8A22-C7E7-8E46-99DA-FB243C5C07C1}</b:Guid>
    <b:Author>
      <b:Author>
        <b:NameList>
          <b:Person>
            <b:Last>roycroft</b:Last>
          </b:Person>
        </b:NameList>
      </b:Author>
    </b:Author>
    <b:RefOrder>2</b:RefOrder>
  </b:Source>
  <b:Source>
    <b:Tag>tit</b:Tag>
    <b:SourceType>Book</b:SourceType>
    <b:Guid>{7F1324FE-5B6A-4E45-96DF-C2955D6D9C22}</b:Guid>
    <b:Author>
      <b:Author>
        <b:NameList>
          <b:Person>
            <b:Last>title</b:Last>
          </b:Person>
        </b:NameList>
      </b:Author>
    </b:Author>
    <b:RefOrder>1</b:RefOrder>
  </b:Source>
</b:Sources>
</file>

<file path=customXml/itemProps1.xml><?xml version="1.0" encoding="utf-8"?>
<ds:datastoreItem xmlns:ds="http://schemas.openxmlformats.org/officeDocument/2006/customXml" ds:itemID="{AC254FEA-134D-5B46-ABF3-57C4A2D70C02}">
  <ds:schemaRefs>
    <ds:schemaRef ds:uri="http://schemas.openxmlformats.org/officeDocument/2006/bibliography"/>
  </ds:schemaRefs>
</ds:datastoreItem>
</file>

<file path=docMetadata/LabelInfo.xml><?xml version="1.0" encoding="utf-8"?>
<clbl:labelList xmlns:clbl="http://schemas.microsoft.com/office/2020/mipLabelMetadata">
  <clbl:label id="{adaa4be3-f650-4692-881a-64ae220cbceb}"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Normal.dotm</Template>
  <TotalTime>6</TotalTime>
  <Pages>33</Pages>
  <Words>21424</Words>
  <Characters>122121</Characters>
  <Application>Microsoft Office Word</Application>
  <DocSecurity>0</DocSecurity>
  <Lines>1017</Lines>
  <Paragraphs>286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dc:creator>
  <cp:keywords/>
  <dc:description/>
  <cp:lastModifiedBy>Nicholas Matzke</cp:lastModifiedBy>
  <cp:revision>5</cp:revision>
  <dcterms:created xsi:type="dcterms:W3CDTF">2025-09-06T00:19:00Z</dcterms:created>
  <dcterms:modified xsi:type="dcterms:W3CDTF">2025-09-06T00:28:00Z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534f6c8e-85f3-396b-bf7a-9a40a9889427</vt:lpwstr>
  </property>
  <property fmtid="{D5CDD505-2E9C-101B-9397-08002B2CF9AE}" pid="4" name="Mendeley Citation Style_1">
    <vt:lpwstr>http://www.zotero.org/styles/zoological-journal-of-the-linnean-society</vt:lpwstr>
  </property>
  <property fmtid="{D5CDD505-2E9C-101B-9397-08002B2CF9AE}" pid="5" name="Mendeley Recent Style Id 0_1">
    <vt:lpwstr>http://www.zotero.org/styles/american-sociological-association</vt:lpwstr>
  </property>
  <property fmtid="{D5CDD505-2E9C-101B-9397-08002B2CF9AE}" pid="6" name="Mendeley Recent Style Name 0_1">
    <vt:lpwstr>American Sociological Association</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16th edition (author-date)</vt:lpwstr>
  </property>
  <property fmtid="{D5CDD505-2E9C-101B-9397-08002B2CF9AE}" pid="9" name="Mendeley Recent Style Id 2_1">
    <vt:lpwstr>http://www.zotero.org/styles/ieee</vt:lpwstr>
  </property>
  <property fmtid="{D5CDD505-2E9C-101B-9397-08002B2CF9AE}" pid="10" name="Mendeley Recent Style Name 2_1">
    <vt:lpwstr>IEEE</vt:lpwstr>
  </property>
  <property fmtid="{D5CDD505-2E9C-101B-9397-08002B2CF9AE}" pid="11" name="Mendeley Recent Style Id 3_1">
    <vt:lpwstr>http://www.zotero.org/styles/peerj</vt:lpwstr>
  </property>
  <property fmtid="{D5CDD505-2E9C-101B-9397-08002B2CF9AE}" pid="12" name="Mendeley Recent Style Name 3_1">
    <vt:lpwstr>PeerJ</vt:lpwstr>
  </property>
  <property fmtid="{D5CDD505-2E9C-101B-9397-08002B2CF9AE}" pid="13" name="Mendeley Recent Style Id 4_1">
    <vt:lpwstr>http://www.zotero.org/styles/pnas</vt:lpwstr>
  </property>
  <property fmtid="{D5CDD505-2E9C-101B-9397-08002B2CF9AE}" pid="14" name="Mendeley Recent Style Name 4_1">
    <vt:lpwstr>Proceedings of the National Academy of Sciences of the United States of America</vt:lpwstr>
  </property>
  <property fmtid="{D5CDD505-2E9C-101B-9397-08002B2CF9AE}" pid="15" name="Mendeley Recent Style Id 5_1">
    <vt:lpwstr>http://www.zotero.org/styles/proceedings-of-the-royal-society-b</vt:lpwstr>
  </property>
  <property fmtid="{D5CDD505-2E9C-101B-9397-08002B2CF9AE}" pid="16" name="Mendeley Recent Style Name 5_1">
    <vt:lpwstr>Proceedings of the Royal Society B</vt:lpwstr>
  </property>
  <property fmtid="{D5CDD505-2E9C-101B-9397-08002B2CF9AE}" pid="17" name="Mendeley Recent Style Id 6_1">
    <vt:lpwstr>http://www.zotero.org/styles/royal-society-open-science</vt:lpwstr>
  </property>
  <property fmtid="{D5CDD505-2E9C-101B-9397-08002B2CF9AE}" pid="18" name="Mendeley Recent Style Name 6_1">
    <vt:lpwstr>Royal Society Open Science</vt:lpwstr>
  </property>
  <property fmtid="{D5CDD505-2E9C-101B-9397-08002B2CF9AE}" pid="19" name="Mendeley Recent Style Id 7_1">
    <vt:lpwstr>http://www.zotero.org/styles/vancouver</vt:lpwstr>
  </property>
  <property fmtid="{D5CDD505-2E9C-101B-9397-08002B2CF9AE}" pid="20" name="Mendeley Recent Style Name 7_1">
    <vt:lpwstr>Vancouver</vt:lpwstr>
  </property>
  <property fmtid="{D5CDD505-2E9C-101B-9397-08002B2CF9AE}" pid="21" name="Mendeley Recent Style Id 8_1">
    <vt:lpwstr>http://www.zotero.org/styles/zookeys</vt:lpwstr>
  </property>
  <property fmtid="{D5CDD505-2E9C-101B-9397-08002B2CF9AE}" pid="22" name="Mendeley Recent Style Name 8_1">
    <vt:lpwstr>ZooKeys</vt:lpwstr>
  </property>
  <property fmtid="{D5CDD505-2E9C-101B-9397-08002B2CF9AE}" pid="23" name="Mendeley Recent Style Id 9_1">
    <vt:lpwstr>http://www.zotero.org/styles/zoological-journal-of-the-linnean-society</vt:lpwstr>
  </property>
  <property fmtid="{D5CDD505-2E9C-101B-9397-08002B2CF9AE}" pid="24" name="Mendeley Recent Style Name 9_1">
    <vt:lpwstr>Zoological Journal of the Linnean Society</vt:lpwstr>
  </property>
  <property fmtid="{D5CDD505-2E9C-101B-9397-08002B2CF9AE}" pid="25" name="GrammarlyDocumentId">
    <vt:lpwstr>034fd1c14d08fecd639f5e5b9f2478e6e20085022c14c3f682affed69d9323d8</vt:lpwstr>
  </property>
</Properties>
</file>